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721D7" w14:textId="3261751A" w:rsidR="00F97F83" w:rsidRPr="00FB4C7F" w:rsidRDefault="003D6C57" w:rsidP="00FB4C7F">
      <w:pPr>
        <w:spacing w:after="0" w:line="480" w:lineRule="auto"/>
        <w:rPr>
          <w:rFonts w:ascii="Times New Roman" w:hAnsi="Times New Roman" w:cs="Times New Roman"/>
          <w:b/>
          <w:bCs/>
          <w:szCs w:val="24"/>
        </w:rPr>
      </w:pPr>
      <w:r w:rsidRPr="00FB4C7F">
        <w:rPr>
          <w:rFonts w:ascii="Times New Roman" w:hAnsi="Times New Roman" w:cs="Times New Roman"/>
          <w:b/>
          <w:bCs/>
          <w:szCs w:val="24"/>
        </w:rPr>
        <w:t>End of Introduction (goal paragraph)</w:t>
      </w:r>
    </w:p>
    <w:p w14:paraId="1267582F" w14:textId="3A12C3D6" w:rsidR="003D6C57" w:rsidRPr="00FB4C7F" w:rsidRDefault="004E0968" w:rsidP="00FB4C7F">
      <w:pPr>
        <w:spacing w:after="0" w:line="480" w:lineRule="auto"/>
        <w:ind w:firstLine="720"/>
        <w:rPr>
          <w:rFonts w:ascii="Times New Roman" w:hAnsi="Times New Roman" w:cs="Times New Roman"/>
          <w:szCs w:val="24"/>
        </w:rPr>
      </w:pPr>
      <w:r w:rsidRPr="004E0968">
        <w:rPr>
          <w:rFonts w:ascii="Times New Roman" w:hAnsi="Times New Roman" w:cs="Times New Roman"/>
          <w:szCs w:val="24"/>
        </w:rPr>
        <w:t>Our goal was to assess bee community makeup across the city of Cleveland and among the different vacant lot</w:t>
      </w:r>
      <w:r w:rsidR="00012FD4">
        <w:rPr>
          <w:rFonts w:ascii="Times New Roman" w:hAnsi="Times New Roman" w:cs="Times New Roman"/>
          <w:szCs w:val="24"/>
        </w:rPr>
        <w:t>s and vacant lot</w:t>
      </w:r>
      <w:r w:rsidRPr="004E0968">
        <w:rPr>
          <w:rFonts w:ascii="Times New Roman" w:hAnsi="Times New Roman" w:cs="Times New Roman"/>
          <w:szCs w:val="24"/>
        </w:rPr>
        <w:t xml:space="preserve"> greening initiatives they were sampled from. We evaluated five years of bee data to model how urbanization results in functional and taxonomic simplification of the bee community from the regional species pool, and how habitat management and landscape factors predict the structure of bee communities among urban greenspaces. Homogenization of the urban bee community was tested through comparing patterns of taxonomic and functional beta-diversity to null models based on random assortment of the regional and urban species pools. </w:t>
      </w:r>
      <w:r w:rsidR="00A81234" w:rsidRPr="00FB4C7F">
        <w:rPr>
          <w:rFonts w:ascii="Times New Roman" w:hAnsi="Times New Roman" w:cs="Times New Roman"/>
          <w:szCs w:val="24"/>
        </w:rPr>
        <w:t xml:space="preserve">We hypothesized that </w:t>
      </w:r>
      <w:r w:rsidR="00DC6986" w:rsidRPr="00FB4C7F">
        <w:rPr>
          <w:rFonts w:ascii="Times New Roman" w:hAnsi="Times New Roman" w:cs="Times New Roman"/>
          <w:szCs w:val="24"/>
        </w:rPr>
        <w:t>the</w:t>
      </w:r>
      <w:r w:rsidR="00087BAE" w:rsidRPr="00FB4C7F">
        <w:rPr>
          <w:rFonts w:ascii="Times New Roman" w:hAnsi="Times New Roman" w:cs="Times New Roman"/>
          <w:szCs w:val="24"/>
        </w:rPr>
        <w:t xml:space="preserve"> city would select for</w:t>
      </w:r>
      <w:r w:rsidR="00DD047C" w:rsidRPr="00FB4C7F">
        <w:rPr>
          <w:rFonts w:ascii="Times New Roman" w:hAnsi="Times New Roman" w:cs="Times New Roman"/>
          <w:szCs w:val="24"/>
        </w:rPr>
        <w:t>: 1)</w:t>
      </w:r>
      <w:r w:rsidR="00D22384" w:rsidRPr="00FB4C7F">
        <w:rPr>
          <w:rFonts w:ascii="Times New Roman" w:hAnsi="Times New Roman" w:cs="Times New Roman"/>
          <w:szCs w:val="24"/>
        </w:rPr>
        <w:t xml:space="preserve"> </w:t>
      </w:r>
      <w:r w:rsidR="00DD047C" w:rsidRPr="00FB4C7F">
        <w:rPr>
          <w:rFonts w:ascii="Times New Roman" w:hAnsi="Times New Roman" w:cs="Times New Roman"/>
          <w:szCs w:val="24"/>
        </w:rPr>
        <w:t xml:space="preserve">species </w:t>
      </w:r>
      <w:r w:rsidR="00D22384" w:rsidRPr="00FB4C7F">
        <w:rPr>
          <w:rFonts w:ascii="Times New Roman" w:hAnsi="Times New Roman" w:cs="Times New Roman"/>
          <w:szCs w:val="24"/>
        </w:rPr>
        <w:t xml:space="preserve">with </w:t>
      </w:r>
      <w:r w:rsidR="00087BAE" w:rsidRPr="00FB4C7F">
        <w:rPr>
          <w:rFonts w:ascii="Times New Roman" w:hAnsi="Times New Roman" w:cs="Times New Roman"/>
          <w:szCs w:val="24"/>
        </w:rPr>
        <w:t>broader diets</w:t>
      </w:r>
      <w:r w:rsidR="00D22384" w:rsidRPr="00FB4C7F">
        <w:rPr>
          <w:rFonts w:ascii="Times New Roman" w:hAnsi="Times New Roman" w:cs="Times New Roman"/>
          <w:szCs w:val="24"/>
        </w:rPr>
        <w:t xml:space="preserve"> </w:t>
      </w:r>
      <w:r w:rsidR="00087BAE" w:rsidRPr="00FB4C7F">
        <w:rPr>
          <w:rFonts w:ascii="Times New Roman" w:hAnsi="Times New Roman" w:cs="Times New Roman"/>
          <w:szCs w:val="24"/>
        </w:rPr>
        <w:t>(</w:t>
      </w:r>
      <w:r w:rsidR="00D22384" w:rsidRPr="00FB4C7F">
        <w:rPr>
          <w:rFonts w:ascii="Times New Roman" w:hAnsi="Times New Roman" w:cs="Times New Roman"/>
          <w:szCs w:val="24"/>
        </w:rPr>
        <w:t>generalist</w:t>
      </w:r>
      <w:r w:rsidR="00087BAE" w:rsidRPr="00FB4C7F">
        <w:rPr>
          <w:rFonts w:ascii="Times New Roman" w:hAnsi="Times New Roman" w:cs="Times New Roman"/>
          <w:szCs w:val="24"/>
        </w:rPr>
        <w:t xml:space="preserve"> species)</w:t>
      </w:r>
      <w:r w:rsidR="00D22384" w:rsidRPr="00FB4C7F">
        <w:rPr>
          <w:rFonts w:ascii="Times New Roman" w:hAnsi="Times New Roman" w:cs="Times New Roman"/>
          <w:szCs w:val="24"/>
        </w:rPr>
        <w:t>,</w:t>
      </w:r>
      <w:r w:rsidR="00DD047C" w:rsidRPr="00FB4C7F">
        <w:rPr>
          <w:rFonts w:ascii="Times New Roman" w:hAnsi="Times New Roman" w:cs="Times New Roman"/>
          <w:szCs w:val="24"/>
        </w:rPr>
        <w:t xml:space="preserve"> 2)</w:t>
      </w:r>
      <w:r w:rsidR="00087BAE" w:rsidRPr="00FB4C7F">
        <w:rPr>
          <w:rFonts w:ascii="Times New Roman" w:hAnsi="Times New Roman" w:cs="Times New Roman"/>
          <w:szCs w:val="24"/>
        </w:rPr>
        <w:t xml:space="preserve"> </w:t>
      </w:r>
      <w:r w:rsidR="00DD047C" w:rsidRPr="00FB4C7F">
        <w:rPr>
          <w:rFonts w:ascii="Times New Roman" w:hAnsi="Times New Roman" w:cs="Times New Roman"/>
          <w:szCs w:val="24"/>
        </w:rPr>
        <w:t xml:space="preserve">species with </w:t>
      </w:r>
      <w:r w:rsidR="00087BAE" w:rsidRPr="00FB4C7F">
        <w:rPr>
          <w:rFonts w:ascii="Times New Roman" w:hAnsi="Times New Roman" w:cs="Times New Roman"/>
          <w:szCs w:val="24"/>
        </w:rPr>
        <w:t xml:space="preserve">greater dispersal ability (larger species), </w:t>
      </w:r>
      <w:r w:rsidR="00DD047C" w:rsidRPr="00FB4C7F">
        <w:rPr>
          <w:rFonts w:ascii="Times New Roman" w:hAnsi="Times New Roman" w:cs="Times New Roman"/>
          <w:szCs w:val="24"/>
        </w:rPr>
        <w:t>3) species</w:t>
      </w:r>
      <w:r w:rsidR="00087BAE" w:rsidRPr="00FB4C7F">
        <w:rPr>
          <w:rFonts w:ascii="Times New Roman" w:hAnsi="Times New Roman" w:cs="Times New Roman"/>
          <w:szCs w:val="24"/>
        </w:rPr>
        <w:t xml:space="preserve"> able to </w:t>
      </w:r>
      <w:r w:rsidR="00DD047C" w:rsidRPr="00FB4C7F">
        <w:rPr>
          <w:rFonts w:ascii="Times New Roman" w:hAnsi="Times New Roman" w:cs="Times New Roman"/>
          <w:szCs w:val="24"/>
        </w:rPr>
        <w:t>use</w:t>
      </w:r>
      <w:r w:rsidR="00087BAE" w:rsidRPr="00FB4C7F">
        <w:rPr>
          <w:rFonts w:ascii="Times New Roman" w:hAnsi="Times New Roman" w:cs="Times New Roman"/>
          <w:szCs w:val="24"/>
        </w:rPr>
        <w:t xml:space="preserve"> residential nesting opportunities (cavity nesters)</w:t>
      </w:r>
      <w:r w:rsidR="00F26834" w:rsidRPr="00FB4C7F">
        <w:rPr>
          <w:rFonts w:ascii="Times New Roman" w:hAnsi="Times New Roman" w:cs="Times New Roman"/>
          <w:szCs w:val="24"/>
        </w:rPr>
        <w:t>,</w:t>
      </w:r>
      <w:r w:rsidR="00087BAE" w:rsidRPr="00FB4C7F">
        <w:rPr>
          <w:rFonts w:ascii="Times New Roman" w:hAnsi="Times New Roman" w:cs="Times New Roman"/>
          <w:szCs w:val="24"/>
        </w:rPr>
        <w:t xml:space="preserve"> and </w:t>
      </w:r>
      <w:r w:rsidR="00DD047C" w:rsidRPr="00FB4C7F">
        <w:rPr>
          <w:rFonts w:ascii="Times New Roman" w:hAnsi="Times New Roman" w:cs="Times New Roman"/>
          <w:szCs w:val="24"/>
        </w:rPr>
        <w:t xml:space="preserve">4) </w:t>
      </w:r>
      <w:r w:rsidR="001E3A16" w:rsidRPr="00FB4C7F">
        <w:rPr>
          <w:rFonts w:ascii="Times New Roman" w:hAnsi="Times New Roman" w:cs="Times New Roman"/>
          <w:szCs w:val="24"/>
        </w:rPr>
        <w:t xml:space="preserve">non-native </w:t>
      </w:r>
      <w:r w:rsidR="00D22384" w:rsidRPr="00FB4C7F">
        <w:rPr>
          <w:rFonts w:ascii="Times New Roman" w:hAnsi="Times New Roman" w:cs="Times New Roman"/>
          <w:szCs w:val="24"/>
        </w:rPr>
        <w:t>bee species relative to what would be expected</w:t>
      </w:r>
      <w:r w:rsidR="00507208" w:rsidRPr="00FB4C7F">
        <w:rPr>
          <w:rFonts w:ascii="Times New Roman" w:hAnsi="Times New Roman" w:cs="Times New Roman"/>
          <w:szCs w:val="24"/>
        </w:rPr>
        <w:t xml:space="preserve"> by chance given the potential colonists from</w:t>
      </w:r>
      <w:r w:rsidR="00D22384" w:rsidRPr="00FB4C7F">
        <w:rPr>
          <w:rFonts w:ascii="Times New Roman" w:hAnsi="Times New Roman" w:cs="Times New Roman"/>
          <w:szCs w:val="24"/>
        </w:rPr>
        <w:t xml:space="preserve"> regional species pool. </w:t>
      </w:r>
      <w:r w:rsidR="00087BAE" w:rsidRPr="00FB4C7F">
        <w:rPr>
          <w:rFonts w:ascii="Times New Roman" w:hAnsi="Times New Roman" w:cs="Times New Roman"/>
          <w:szCs w:val="24"/>
        </w:rPr>
        <w:t>We then evaluate</w:t>
      </w:r>
      <w:r w:rsidR="00F26834" w:rsidRPr="00FB4C7F">
        <w:rPr>
          <w:rFonts w:ascii="Times New Roman" w:hAnsi="Times New Roman" w:cs="Times New Roman"/>
          <w:szCs w:val="24"/>
        </w:rPr>
        <w:t>d</w:t>
      </w:r>
      <w:r w:rsidR="00087BAE" w:rsidRPr="00FB4C7F">
        <w:rPr>
          <w:rFonts w:ascii="Times New Roman" w:hAnsi="Times New Roman" w:cs="Times New Roman"/>
          <w:szCs w:val="24"/>
        </w:rPr>
        <w:t xml:space="preserve"> the filtering</w:t>
      </w:r>
      <w:r w:rsidR="00395D03" w:rsidRPr="00FB4C7F">
        <w:rPr>
          <w:rFonts w:ascii="Times New Roman" w:hAnsi="Times New Roman" w:cs="Times New Roman"/>
          <w:szCs w:val="24"/>
        </w:rPr>
        <w:t xml:space="preserve"> processes</w:t>
      </w:r>
      <w:r w:rsidR="00087BAE" w:rsidRPr="00FB4C7F">
        <w:rPr>
          <w:rFonts w:ascii="Times New Roman" w:hAnsi="Times New Roman" w:cs="Times New Roman"/>
          <w:szCs w:val="24"/>
        </w:rPr>
        <w:t xml:space="preserve"> from the urban species pool to</w:t>
      </w:r>
      <w:r w:rsidR="00507208" w:rsidRPr="00FB4C7F">
        <w:rPr>
          <w:rFonts w:ascii="Times New Roman" w:hAnsi="Times New Roman" w:cs="Times New Roman"/>
          <w:szCs w:val="24"/>
        </w:rPr>
        <w:t xml:space="preserve"> urban greenspaces to assess how local and landscape factors influence the structure of bee communities found within a given habitat patch.</w:t>
      </w:r>
      <w:r w:rsidR="00087BAE" w:rsidRPr="00FB4C7F">
        <w:rPr>
          <w:rFonts w:ascii="Times New Roman" w:hAnsi="Times New Roman" w:cs="Times New Roman"/>
          <w:szCs w:val="24"/>
        </w:rPr>
        <w:t xml:space="preserve"> </w:t>
      </w:r>
      <w:r w:rsidR="0059202D" w:rsidRPr="00FB4C7F">
        <w:rPr>
          <w:rFonts w:ascii="Times New Roman" w:hAnsi="Times New Roman" w:cs="Times New Roman"/>
          <w:szCs w:val="24"/>
        </w:rPr>
        <w:t>We expect</w:t>
      </w:r>
      <w:r w:rsidR="00DD047C" w:rsidRPr="00FB4C7F">
        <w:rPr>
          <w:rFonts w:ascii="Times New Roman" w:hAnsi="Times New Roman" w:cs="Times New Roman"/>
          <w:szCs w:val="24"/>
        </w:rPr>
        <w:t>ed</w:t>
      </w:r>
      <w:r w:rsidR="0059202D" w:rsidRPr="00FB4C7F">
        <w:rPr>
          <w:rFonts w:ascii="Times New Roman" w:hAnsi="Times New Roman" w:cs="Times New Roman"/>
          <w:szCs w:val="24"/>
        </w:rPr>
        <w:t xml:space="preserve"> bee communities </w:t>
      </w:r>
      <w:r w:rsidR="00012FD4">
        <w:rPr>
          <w:rFonts w:ascii="Times New Roman" w:hAnsi="Times New Roman" w:cs="Times New Roman"/>
          <w:szCs w:val="24"/>
        </w:rPr>
        <w:t>sampled from greening initiatives (</w:t>
      </w:r>
      <w:proofErr w:type="gramStart"/>
      <w:r w:rsidR="00012FD4">
        <w:rPr>
          <w:rFonts w:ascii="Times New Roman" w:hAnsi="Times New Roman" w:cs="Times New Roman"/>
          <w:szCs w:val="24"/>
        </w:rPr>
        <w:t>i.e.</w:t>
      </w:r>
      <w:proofErr w:type="gramEnd"/>
      <w:r w:rsidR="00012FD4">
        <w:rPr>
          <w:rFonts w:ascii="Times New Roman" w:hAnsi="Times New Roman" w:cs="Times New Roman"/>
          <w:szCs w:val="24"/>
        </w:rPr>
        <w:t xml:space="preserve"> Urban farms and high diversity prairies) </w:t>
      </w:r>
      <w:r w:rsidR="0059202D" w:rsidRPr="00FB4C7F">
        <w:rPr>
          <w:rFonts w:ascii="Times New Roman" w:hAnsi="Times New Roman" w:cs="Times New Roman"/>
          <w:szCs w:val="24"/>
        </w:rPr>
        <w:t xml:space="preserve">to </w:t>
      </w:r>
      <w:r w:rsidR="00012FD4">
        <w:rPr>
          <w:rFonts w:ascii="Times New Roman" w:hAnsi="Times New Roman" w:cs="Times New Roman"/>
          <w:szCs w:val="24"/>
        </w:rPr>
        <w:t>have more taxonomically and functionally diverse bee communities than the bee communities sampled from spontaneous urban vegetation in vacant lots in the same studies.</w:t>
      </w:r>
    </w:p>
    <w:p w14:paraId="414A59D7" w14:textId="5CA853B1" w:rsidR="00D607A0" w:rsidRPr="00FB4C7F" w:rsidRDefault="00FC7A8E" w:rsidP="00FB4C7F">
      <w:pPr>
        <w:spacing w:after="0" w:line="480" w:lineRule="auto"/>
        <w:rPr>
          <w:rFonts w:ascii="Times New Roman" w:hAnsi="Times New Roman" w:cs="Times New Roman"/>
          <w:szCs w:val="24"/>
        </w:rPr>
      </w:pPr>
      <w:r w:rsidRPr="00FB4C7F">
        <w:rPr>
          <w:rFonts w:ascii="Times New Roman" w:hAnsi="Times New Roman" w:cs="Times New Roman"/>
          <w:b/>
          <w:bCs/>
          <w:szCs w:val="24"/>
        </w:rPr>
        <w:t>Methods</w:t>
      </w:r>
      <w:r w:rsidR="00186D41" w:rsidRPr="00FB4C7F">
        <w:rPr>
          <w:rFonts w:ascii="Times New Roman" w:hAnsi="Times New Roman" w:cs="Times New Roman"/>
          <w:szCs w:val="24"/>
        </w:rPr>
        <w:t>:</w:t>
      </w:r>
    </w:p>
    <w:p w14:paraId="409F88DD" w14:textId="1AE5282B" w:rsidR="009925B6" w:rsidRPr="00FB4C7F" w:rsidRDefault="009925B6" w:rsidP="00FB4C7F">
      <w:pPr>
        <w:spacing w:after="0" w:line="480" w:lineRule="auto"/>
        <w:rPr>
          <w:rFonts w:ascii="Times New Roman" w:hAnsi="Times New Roman" w:cs="Times New Roman"/>
          <w:i/>
          <w:iCs/>
          <w:szCs w:val="24"/>
        </w:rPr>
      </w:pPr>
      <w:commentRangeStart w:id="0"/>
      <w:r w:rsidRPr="00FB4C7F">
        <w:rPr>
          <w:rFonts w:ascii="Times New Roman" w:hAnsi="Times New Roman" w:cs="Times New Roman"/>
          <w:i/>
          <w:iCs/>
          <w:szCs w:val="24"/>
        </w:rPr>
        <w:t>Study a</w:t>
      </w:r>
      <w:commentRangeEnd w:id="0"/>
      <w:r w:rsidR="0094489E" w:rsidRPr="00FB4C7F">
        <w:rPr>
          <w:rStyle w:val="CommentReference"/>
          <w:rFonts w:ascii="Times New Roman" w:hAnsi="Times New Roman" w:cs="Times New Roman"/>
          <w:i/>
          <w:iCs/>
          <w:sz w:val="24"/>
          <w:szCs w:val="24"/>
        </w:rPr>
        <w:commentReference w:id="0"/>
      </w:r>
      <w:proofErr w:type="gramStart"/>
      <w:r w:rsidRPr="00FB4C7F">
        <w:rPr>
          <w:rFonts w:ascii="Times New Roman" w:hAnsi="Times New Roman" w:cs="Times New Roman"/>
          <w:i/>
          <w:iCs/>
          <w:szCs w:val="24"/>
        </w:rPr>
        <w:t>rea</w:t>
      </w:r>
      <w:proofErr w:type="gramEnd"/>
    </w:p>
    <w:p w14:paraId="6E2BE20C" w14:textId="5C7F792B" w:rsidR="009925B6" w:rsidRPr="00FB4C7F" w:rsidRDefault="009925B6"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This study was conducted within </w:t>
      </w:r>
      <w:r w:rsidR="00AE756D" w:rsidRPr="00FB4C7F">
        <w:rPr>
          <w:rFonts w:ascii="Times New Roman" w:hAnsi="Times New Roman" w:cs="Times New Roman"/>
          <w:szCs w:val="24"/>
        </w:rPr>
        <w:t xml:space="preserve">urban </w:t>
      </w:r>
      <w:r w:rsidRPr="00FB4C7F">
        <w:rPr>
          <w:rFonts w:ascii="Times New Roman" w:hAnsi="Times New Roman" w:cs="Times New Roman"/>
          <w:szCs w:val="24"/>
        </w:rPr>
        <w:t xml:space="preserve">greenspaces in the legacy city of Cleveland, Ohio USA. </w:t>
      </w:r>
      <w:r w:rsidR="00F11012" w:rsidRPr="00FB4C7F">
        <w:rPr>
          <w:rFonts w:ascii="Times New Roman" w:hAnsi="Times New Roman" w:cs="Times New Roman"/>
          <w:szCs w:val="24"/>
        </w:rPr>
        <w:t xml:space="preserve">Cleveland is a legacy city </w:t>
      </w:r>
      <w:r w:rsidR="003F3302" w:rsidRPr="00FB4C7F">
        <w:rPr>
          <w:rFonts w:ascii="Times New Roman" w:hAnsi="Times New Roman" w:cs="Times New Roman"/>
          <w:szCs w:val="24"/>
        </w:rPr>
        <w:fldChar w:fldCharType="begin"/>
      </w:r>
      <w:r w:rsidR="003F3302" w:rsidRPr="00FB4C7F">
        <w:rPr>
          <w:rFonts w:ascii="Times New Roman" w:hAnsi="Times New Roman" w:cs="Times New Roman"/>
          <w:szCs w:val="24"/>
        </w:rPr>
        <w:instrText xml:space="preserve"> ADDIN ZOTERO_ITEM CSL_CITATION {"citationID":"kMvBOlnM","properties":{"formattedCitation":"(Martinez-Fernandez et al. 2012)","plainCitation":"(Martinez-Fernandez et al. 2012)","noteIndex":0},"citationItems":[{"id":887,"uris":["http://zotero.org/users/5582488/items/JMPE2JIJ"],"itemData":{"id":887,"type":"article-journal","abstract":"Urban shrinkage is not a new phenomenon. It has been documented in a large literature analyzing the social and economic issues that have led to population flight, resulting, in the worse cases, in the eventual abandonment of blocks of housing and neighbourhoods. Analysis of urban shrinkage should take into account the new realization that this phenomenon is now global and multidimensional — but also little understood in all its manifestations. Thus, as the world's population increasingly becomes urban, orthodox views of urban decline need redefinition. The symposium includes articles from 10 urban analysts working on 30 cities around the globe. These analysts belong to the Shrinking Cities International Research Network (SCIRN), whose collaborative work aims to understand different types of city shrinkage and the role that different approaches, policies and strategies have played in the regeneration of these cities. In this way the symposium will inform both a rich diversity of analytical perspectives and country-based studies of the challenges faced by shrinking cities. It will also disseminate SCIRN's research results from the last 3 years. Résumé La décroissance urbaine n'est pas un phénomène nouveau. De nombreux travaux ont analysé les problèmes sociaux et économiques conduisant au départ de populations et résultant dans les pires des cas à l'abandon d'îlots d'habitat et de quartiers entiers. Cependant, l'étude de la décroissance urbaine doit aujourd'hui tenir compte du constat récent selon lequel ce phénomène est désormais global et multidimensionnel, tout en restant peu appréhendé dans toutes ses composantes. Ainsi, alors que la population mondiale est de plus en plus urbaine, les conceptions classiques du déclin urbain méritent d'être réexaminées. Ce symposium inclut des articles de dix chercheurs travaillant sur trente villes à travers le monde. Ils appartiennent au Shrinking Cities International Research Netwok (SCIRN), dont le travail collectif a pour objectif d'analyser différents types de décroissance urbaine et le rôle que les multiples approches, politiques et stratégies ont joué dans la régénération des villes touchées par ce processus. Ce numéro s'appuie sur une diversité d'approches et sur l'étude de contextes urbains variés, ayant pour point commun d'être concernés par les enjeux de la décroissance urbaine. Il permet de diffuser les résultats des recherches menées au sein du SCIRN au cours des trois dernières années.","container-title":"International Journal of Urban and Regional Research","DOI":"10.1111/j.1468-2427.2011.01092.x","ISSN":"1468-2427","issue":"2","language":"en","note":"_eprint: https://onlinelibrary.wiley.com/doi/pdf/10.1111/j.1468-2427.2011.01092.x","page":"213-225","source":"Wiley Online Library","title":"Shrinking Cities: Urban Challenges of Globalization","title-short":"Shrinking Cities","volume":"36","author":[{"family":"Martinez-Fernandez","given":"Cristina"},{"family":"Audirac","given":"Ivonne"},{"family":"Fol","given":"Sylvie"},{"family":"Cunningham-Sabot","given":"Emmanuèle"}],"issued":{"date-parts":[["2012"]]}}}],"schema":"https://github.com/citation-style-language/schema/raw/master/csl-citation.json"} </w:instrText>
      </w:r>
      <w:r w:rsidR="003F3302" w:rsidRPr="00FB4C7F">
        <w:rPr>
          <w:rFonts w:ascii="Times New Roman" w:hAnsi="Times New Roman" w:cs="Times New Roman"/>
          <w:szCs w:val="24"/>
        </w:rPr>
        <w:fldChar w:fldCharType="separate"/>
      </w:r>
      <w:r w:rsidR="003F3302" w:rsidRPr="00FB4C7F">
        <w:rPr>
          <w:rFonts w:ascii="Times New Roman" w:hAnsi="Times New Roman" w:cs="Times New Roman"/>
          <w:szCs w:val="24"/>
        </w:rPr>
        <w:t>(Martinez-Fernandez et al. 2012)</w:t>
      </w:r>
      <w:r w:rsidR="003F3302" w:rsidRPr="00FB4C7F">
        <w:rPr>
          <w:rFonts w:ascii="Times New Roman" w:hAnsi="Times New Roman" w:cs="Times New Roman"/>
          <w:szCs w:val="24"/>
        </w:rPr>
        <w:fldChar w:fldCharType="end"/>
      </w:r>
      <w:r w:rsidR="00F11012" w:rsidRPr="00FB4C7F">
        <w:rPr>
          <w:rFonts w:ascii="Times New Roman" w:hAnsi="Times New Roman" w:cs="Times New Roman"/>
          <w:szCs w:val="24"/>
        </w:rPr>
        <w:t xml:space="preserve">, </w:t>
      </w:r>
      <w:r w:rsidR="003F2D3C">
        <w:rPr>
          <w:rFonts w:ascii="Times New Roman" w:hAnsi="Times New Roman" w:cs="Times New Roman"/>
          <w:szCs w:val="24"/>
        </w:rPr>
        <w:t xml:space="preserve">and over </w:t>
      </w:r>
      <w:commentRangeStart w:id="1"/>
      <w:commentRangeStart w:id="2"/>
      <w:r w:rsidRPr="00FB4C7F">
        <w:rPr>
          <w:rFonts w:ascii="Times New Roman" w:hAnsi="Times New Roman" w:cs="Times New Roman"/>
          <w:szCs w:val="24"/>
        </w:rPr>
        <w:t>the</w:t>
      </w:r>
      <w:commentRangeEnd w:id="1"/>
      <w:r w:rsidR="00AB51AA" w:rsidRPr="00FB4C7F">
        <w:rPr>
          <w:rStyle w:val="CommentReference"/>
          <w:rFonts w:ascii="Times New Roman" w:hAnsi="Times New Roman" w:cs="Times New Roman"/>
        </w:rPr>
        <w:commentReference w:id="1"/>
      </w:r>
      <w:commentRangeEnd w:id="2"/>
      <w:r w:rsidR="003F2D3C">
        <w:rPr>
          <w:rStyle w:val="CommentReference"/>
        </w:rPr>
        <w:commentReference w:id="2"/>
      </w:r>
      <w:r w:rsidRPr="00FB4C7F">
        <w:rPr>
          <w:rFonts w:ascii="Times New Roman" w:hAnsi="Times New Roman" w:cs="Times New Roman"/>
          <w:szCs w:val="24"/>
        </w:rPr>
        <w:t xml:space="preserve"> last </w:t>
      </w:r>
      <w:r w:rsidR="00924498" w:rsidRPr="00FB4C7F">
        <w:rPr>
          <w:rFonts w:ascii="Times New Roman" w:hAnsi="Times New Roman" w:cs="Times New Roman"/>
          <w:szCs w:val="24"/>
        </w:rPr>
        <w:t>seven</w:t>
      </w:r>
      <w:r w:rsidRPr="00FB4C7F">
        <w:rPr>
          <w:rFonts w:ascii="Times New Roman" w:hAnsi="Times New Roman" w:cs="Times New Roman"/>
          <w:szCs w:val="24"/>
        </w:rPr>
        <w:t xml:space="preserve"> decades</w:t>
      </w:r>
      <w:r w:rsidR="003F2D3C">
        <w:rPr>
          <w:rFonts w:ascii="Times New Roman" w:hAnsi="Times New Roman" w:cs="Times New Roman"/>
          <w:szCs w:val="24"/>
        </w:rPr>
        <w:t xml:space="preserve"> </w:t>
      </w:r>
      <w:r w:rsidRPr="00FB4C7F">
        <w:rPr>
          <w:rFonts w:ascii="Times New Roman" w:hAnsi="Times New Roman" w:cs="Times New Roman"/>
          <w:szCs w:val="24"/>
        </w:rPr>
        <w:t xml:space="preserve">the population of Cleveland </w:t>
      </w:r>
      <w:r w:rsidR="00F11012" w:rsidRPr="00FB4C7F">
        <w:rPr>
          <w:rFonts w:ascii="Times New Roman" w:hAnsi="Times New Roman" w:cs="Times New Roman"/>
          <w:szCs w:val="24"/>
        </w:rPr>
        <w:t xml:space="preserve">has </w:t>
      </w:r>
      <w:r w:rsidRPr="00FB4C7F">
        <w:rPr>
          <w:rFonts w:ascii="Times New Roman" w:hAnsi="Times New Roman" w:cs="Times New Roman"/>
          <w:szCs w:val="24"/>
        </w:rPr>
        <w:t>declined to 4</w:t>
      </w:r>
      <w:r w:rsidR="003F2D3C">
        <w:rPr>
          <w:rFonts w:ascii="Times New Roman" w:hAnsi="Times New Roman" w:cs="Times New Roman"/>
          <w:szCs w:val="24"/>
        </w:rPr>
        <w:t>0</w:t>
      </w:r>
      <w:r w:rsidRPr="00FB4C7F">
        <w:rPr>
          <w:rFonts w:ascii="Times New Roman" w:hAnsi="Times New Roman" w:cs="Times New Roman"/>
          <w:szCs w:val="24"/>
        </w:rPr>
        <w:t>% of its peak population</w:t>
      </w:r>
      <w:r w:rsidR="007E718C" w:rsidRPr="00FB4C7F">
        <w:rPr>
          <w:rFonts w:ascii="Times New Roman" w:hAnsi="Times New Roman" w:cs="Times New Roman"/>
          <w:szCs w:val="24"/>
        </w:rPr>
        <w:t xml:space="preserve"> </w:t>
      </w:r>
      <w:r w:rsidR="007E718C" w:rsidRPr="00FB4C7F">
        <w:rPr>
          <w:rFonts w:ascii="Times New Roman" w:hAnsi="Times New Roman" w:cs="Times New Roman"/>
          <w:szCs w:val="24"/>
        </w:rPr>
        <w:fldChar w:fldCharType="begin"/>
      </w:r>
      <w:r w:rsidR="005D0BA9" w:rsidRPr="00FB4C7F">
        <w:rPr>
          <w:rFonts w:ascii="Times New Roman" w:hAnsi="Times New Roman" w:cs="Times New Roman"/>
          <w:szCs w:val="24"/>
        </w:rPr>
        <w:instrText xml:space="preserve"> ADDIN ZOTERO_ITEM CSL_CITATION {"citationID":"jjtEscIR","properties":{"formattedCitation":"(Exner 2019, U.S. Census Bureau 2021)","plainCitation":"(Exner 2019, U.S. Census Bureau 2021)","noteIndex":0},"citationItems":[{"id":231,"uris":["http://zotero.org/users/5582488/items/EBDZH82F"],"itemData":{"id":231,"type":"webpage","container-title":"cleveland.com","title":"Cleveland's population flattens near 385,000 after decades of big losses, new census estimates say","URL":"https://www.cleveland.com/news/g66l-2019/05/d1695a54c89135/clevelands-population-flattens-near-385000-after-decades-of-big-losses-new-census-estimates-say.html","author":[{"family":"Exner","given":"Rich"}],"accessed":{"date-parts":[["2022",5,30]]},"issued":{"date-parts":[["2019",5,23]]}}},{"id":232,"uris":["http://zotero.org/users/5582488/items/63UIVRJX"],"itemData":{"id":232,"type":"webpage","abstract":"Frequently requested statistics for: Cleveland city, Ohio","language":"en","title":"U.S. Census Bureau QuickFacts: Cleveland city, Ohio","title-short":"U.S. Census Bureau QuickFacts","URL":"https://www.census.gov/quickfacts/fact/table/clevelandcityohio/PST120221#PST120221","author":[{"literal":"U.S. Census Bureau"}],"accessed":{"date-parts":[["2022",5,30]]},"issued":{"date-parts":[["2021"]]}}}],"schema":"https://github.com/citation-style-language/schema/raw/master/csl-citation.json"} </w:instrText>
      </w:r>
      <w:r w:rsidR="007E718C" w:rsidRPr="00FB4C7F">
        <w:rPr>
          <w:rFonts w:ascii="Times New Roman" w:hAnsi="Times New Roman" w:cs="Times New Roman"/>
          <w:szCs w:val="24"/>
        </w:rPr>
        <w:fldChar w:fldCharType="separate"/>
      </w:r>
      <w:r w:rsidR="005D0BA9" w:rsidRPr="00FB4C7F">
        <w:rPr>
          <w:rFonts w:ascii="Times New Roman" w:hAnsi="Times New Roman" w:cs="Times New Roman"/>
          <w:szCs w:val="24"/>
        </w:rPr>
        <w:t xml:space="preserve">(Exner 2019, </w:t>
      </w:r>
      <w:r w:rsidR="005D0BA9" w:rsidRPr="00FB4C7F">
        <w:rPr>
          <w:rFonts w:ascii="Times New Roman" w:hAnsi="Times New Roman" w:cs="Times New Roman"/>
          <w:szCs w:val="24"/>
        </w:rPr>
        <w:lastRenderedPageBreak/>
        <w:t>U.S. Census Bureau 2021)</w:t>
      </w:r>
      <w:r w:rsidR="007E718C" w:rsidRPr="00FB4C7F">
        <w:rPr>
          <w:rFonts w:ascii="Times New Roman" w:hAnsi="Times New Roman" w:cs="Times New Roman"/>
          <w:szCs w:val="24"/>
        </w:rPr>
        <w:fldChar w:fldCharType="end"/>
      </w:r>
      <w:r w:rsidR="007E718C" w:rsidRPr="00FB4C7F">
        <w:rPr>
          <w:rFonts w:ascii="Times New Roman" w:hAnsi="Times New Roman" w:cs="Times New Roman"/>
          <w:szCs w:val="24"/>
        </w:rPr>
        <w:t xml:space="preserve">. </w:t>
      </w:r>
      <w:r w:rsidRPr="00FB4C7F">
        <w:rPr>
          <w:rFonts w:ascii="Times New Roman" w:hAnsi="Times New Roman" w:cs="Times New Roman"/>
          <w:szCs w:val="24"/>
        </w:rPr>
        <w:t xml:space="preserve">This has resulted in an overabundance of declining infrastructure, which is eventually </w:t>
      </w:r>
      <w:r w:rsidR="00AE756D" w:rsidRPr="00FB4C7F">
        <w:rPr>
          <w:rFonts w:ascii="Times New Roman" w:hAnsi="Times New Roman" w:cs="Times New Roman"/>
          <w:szCs w:val="24"/>
        </w:rPr>
        <w:t xml:space="preserve">demolished to create </w:t>
      </w:r>
      <w:r w:rsidRPr="00FB4C7F">
        <w:rPr>
          <w:rFonts w:ascii="Times New Roman" w:hAnsi="Times New Roman" w:cs="Times New Roman"/>
          <w:szCs w:val="24"/>
        </w:rPr>
        <w:t xml:space="preserve">vacant land. The city of Cleveland manages over </w:t>
      </w:r>
      <w:r w:rsidR="004C28B9">
        <w:rPr>
          <w:rFonts w:ascii="Times New Roman" w:hAnsi="Times New Roman" w:cs="Times New Roman"/>
          <w:szCs w:val="24"/>
        </w:rPr>
        <w:t>30</w:t>
      </w:r>
      <w:r w:rsidRPr="00FB4C7F">
        <w:rPr>
          <w:rFonts w:ascii="Times New Roman" w:hAnsi="Times New Roman" w:cs="Times New Roman"/>
          <w:szCs w:val="24"/>
        </w:rPr>
        <w:t xml:space="preserve">,000 vacant lots covering </w:t>
      </w:r>
      <w:r w:rsidR="00924498" w:rsidRPr="00FB4C7F">
        <w:rPr>
          <w:rFonts w:ascii="Times New Roman" w:hAnsi="Times New Roman" w:cs="Times New Roman"/>
          <w:szCs w:val="24"/>
        </w:rPr>
        <w:t xml:space="preserve">more than </w:t>
      </w:r>
      <w:r w:rsidRPr="00FB4C7F">
        <w:rPr>
          <w:rFonts w:ascii="Times New Roman" w:hAnsi="Times New Roman" w:cs="Times New Roman"/>
          <w:szCs w:val="24"/>
        </w:rPr>
        <w:t>1,500 ha of land</w:t>
      </w:r>
      <w:r w:rsidR="001F7D69" w:rsidRPr="00FB4C7F">
        <w:rPr>
          <w:rFonts w:ascii="Times New Roman" w:hAnsi="Times New Roman" w:cs="Times New Roman"/>
          <w:szCs w:val="24"/>
        </w:rPr>
        <w:t xml:space="preserve"> </w:t>
      </w:r>
      <w:r w:rsidR="001F7D69" w:rsidRPr="00FB4C7F">
        <w:rPr>
          <w:rFonts w:ascii="Times New Roman" w:hAnsi="Times New Roman" w:cs="Times New Roman"/>
          <w:szCs w:val="24"/>
        </w:rPr>
        <w:fldChar w:fldCharType="begin"/>
      </w:r>
      <w:r w:rsidR="004C28B9">
        <w:rPr>
          <w:rFonts w:ascii="Times New Roman" w:hAnsi="Times New Roman" w:cs="Times New Roman"/>
          <w:szCs w:val="24"/>
        </w:rPr>
        <w:instrText xml:space="preserve"> ADDIN ZOTERO_ITEM CSL_CITATION {"citationID":"1YgAjYBa","properties":{"formattedCitation":"(Western Reserve Land Conservancy 2015, 2018, Bruck 2021)","plainCitation":"(Western Reserve Land Conservancy 2015, 2018, Bruck 2021)","noteIndex":0},"citationItems":[{"id":233,"uris":["http://zotero.org/users/5582488/items/N2KFNIWH"],"itemData":{"id":233,"type":"report","page":"199","title":"Cleveland neighborhoods by the numbers: 2015 Cleveland Property Inventory","URL":"https://www.wrlandconservancy.org/wp-content/uploads/2016/08/ClevelandPropertyInventory_issuu_updated122016.pdf","author":[{"family":"Western Reserve Land Conservancy","given":""}],"issued":{"date-parts":[["2015"]]}}},{"id":235,"uris":["http://zotero.org/users/5582488/items/NYMCD5A3"],"itemData":{"id":235,"type":"document","title":"Cleveland Neighborhoods by the Numbers: 2018 East Side of Cleveland Update","URL":"https://www.wrlandconservancy.org/wp-content/uploads/2019/03/Overview_Final-1.pdf","author":[{"literal":"Western Reserve Land Conservancy"}],"issued":{"date-parts":[["2018"]]}}},{"id":1015,"uris":["http://zotero.org/users/5582488/items/MWLWWI6K"],"itemData":{"id":1015,"type":"article-newspaper","abstract":"There are around 30,000 vacant lots in Cleveland.","container-title":"SpectrumNews1","event-place":"Cleveland","language":"en","publisher-place":"Cleveland","title":"Cleveland's Side Yard Program beautifies vacant lots","URL":"https://spectrumnews1.com/oh/columbus/news/2021/11/18/side-yard-program-helping-homeowners-acquire-vacant-lots","author":[{"family":"Bruck","given":"Taylor"}],"accessed":{"date-parts":[["2023",1,24]]},"issued":{"date-parts":[["2021",11,24]]}}}],"schema":"https://github.com/citation-style-language/schema/raw/master/csl-citation.json"} </w:instrText>
      </w:r>
      <w:r w:rsidR="001F7D69" w:rsidRPr="00FB4C7F">
        <w:rPr>
          <w:rFonts w:ascii="Times New Roman" w:hAnsi="Times New Roman" w:cs="Times New Roman"/>
          <w:szCs w:val="24"/>
        </w:rPr>
        <w:fldChar w:fldCharType="separate"/>
      </w:r>
      <w:r w:rsidR="004C28B9" w:rsidRPr="004C28B9">
        <w:rPr>
          <w:rFonts w:ascii="Times New Roman" w:hAnsi="Times New Roman" w:cs="Times New Roman"/>
        </w:rPr>
        <w:t>(Western Reserve Land Conservancy 2015, 2018, Bruck 2021)</w:t>
      </w:r>
      <w:r w:rsidR="001F7D69" w:rsidRPr="00FB4C7F">
        <w:rPr>
          <w:rFonts w:ascii="Times New Roman" w:hAnsi="Times New Roman" w:cs="Times New Roman"/>
          <w:szCs w:val="24"/>
        </w:rPr>
        <w:fldChar w:fldCharType="end"/>
      </w:r>
      <w:r w:rsidR="00DF7F2C" w:rsidRPr="00FB4C7F">
        <w:rPr>
          <w:rFonts w:ascii="Times New Roman" w:hAnsi="Times New Roman" w:cs="Times New Roman"/>
          <w:szCs w:val="24"/>
        </w:rPr>
        <w:t xml:space="preserve">. </w:t>
      </w:r>
    </w:p>
    <w:p w14:paraId="2F0F1A2C" w14:textId="59565312" w:rsidR="009925B6" w:rsidRPr="00FB4C7F" w:rsidRDefault="0094489E"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Urban Species Pool</w:t>
      </w:r>
    </w:p>
    <w:p w14:paraId="7DBC4F6D" w14:textId="616CCB25" w:rsidR="001922FF" w:rsidRPr="00FB4C7F" w:rsidRDefault="0094489E"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The urban species pool was compiled from bee records reported by </w:t>
      </w:r>
      <w:r w:rsidR="003F3302" w:rsidRPr="00FB4C7F">
        <w:rPr>
          <w:rFonts w:ascii="Times New Roman" w:hAnsi="Times New Roman" w:cs="Times New Roman"/>
          <w:szCs w:val="24"/>
        </w:rPr>
        <w:fldChar w:fldCharType="begin"/>
      </w:r>
      <w:r w:rsidR="007A3459" w:rsidRPr="00FB4C7F">
        <w:rPr>
          <w:rFonts w:ascii="Times New Roman" w:hAnsi="Times New Roman" w:cs="Times New Roman"/>
          <w:szCs w:val="24"/>
        </w:rPr>
        <w:instrText xml:space="preserve"> ADDIN ZOTERO_ITEM CSL_CITATION {"citationID":"TzKiytEd","properties":{"formattedCitation":"(Sivakoff et al. 2018)","plainCitation":"(Sivakoff et al. 2018)","dontUpdate":true,"noteIndex":0},"citationItems":[{"id":807,"uris":["http://zotero.org/users/5582488/items/C5CYHV2F"],"itemData":{"id":807,"type":"article-journal","abstract":"We investigated the relative importance of vacant lot and urban farm habitat features and their surrounding landscape context on bee community richness, abundance, composition, and resource use patterns. Three years of pan trap collections from 16 sites yielded a rich assemblage of bees from vacant lots and urban farms, with 98 species documented. We collected a greater bee abundance from vacant lots, and the two forms of greenspace supported significantly different bee communities. Plant–pollinator networks constructed from floral visitation observations revealed that, while the average number of bees utilizing available resources, niche breadth, and niche overlap were similar, the composition of floral resources and common foragers varied by habitat type. Finally, we found that the proportion of impervious surface and number of greenspace patches in the surrounding landscape strongly influenced bee assemblages. At a local scale (100 m radius), patch isolation appeared to limit colonization of vacant lots and urban farms. However, at a larger landscape scale (1000 m radius), increasing urbanization resulted in a greater concentration of bees utilizing vacant lots and urban farms, illustrating that maintaining greenspaces provides important habitat, even within highly developed landscapes","container-title":"Sustainability","DOI":"10.3390/su10061926","ISSN":"2071-1050","issue":"6","journalAbbreviation":"Sustainability","language":"en","page":"1926","source":"DOI.org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schema":"https://github.com/citation-style-language/schema/raw/master/csl-citation.json"} </w:instrText>
      </w:r>
      <w:r w:rsidR="003F3302" w:rsidRPr="00FB4C7F">
        <w:rPr>
          <w:rFonts w:ascii="Times New Roman" w:hAnsi="Times New Roman" w:cs="Times New Roman"/>
          <w:szCs w:val="24"/>
        </w:rPr>
        <w:fldChar w:fldCharType="separate"/>
      </w:r>
      <w:r w:rsidR="003F3302" w:rsidRPr="00FB4C7F">
        <w:rPr>
          <w:rFonts w:ascii="Times New Roman" w:hAnsi="Times New Roman" w:cs="Times New Roman"/>
          <w:szCs w:val="24"/>
        </w:rPr>
        <w:t>Sivakoff et al. (2018)</w:t>
      </w:r>
      <w:r w:rsidR="003F3302" w:rsidRPr="00FB4C7F">
        <w:rPr>
          <w:rFonts w:ascii="Times New Roman" w:hAnsi="Times New Roman" w:cs="Times New Roman"/>
          <w:szCs w:val="24"/>
        </w:rPr>
        <w:fldChar w:fldCharType="end"/>
      </w:r>
      <w:r w:rsidRPr="00FB4C7F">
        <w:rPr>
          <w:rFonts w:ascii="Times New Roman" w:hAnsi="Times New Roman" w:cs="Times New Roman"/>
          <w:szCs w:val="24"/>
        </w:rPr>
        <w:t xml:space="preserve"> and </w:t>
      </w:r>
      <w:r w:rsidR="003F3302" w:rsidRPr="00FB4C7F">
        <w:rPr>
          <w:rFonts w:ascii="Times New Roman" w:hAnsi="Times New Roman" w:cs="Times New Roman"/>
          <w:szCs w:val="24"/>
        </w:rPr>
        <w:fldChar w:fldCharType="begin"/>
      </w:r>
      <w:r w:rsidR="007A3459" w:rsidRPr="00FB4C7F">
        <w:rPr>
          <w:rFonts w:ascii="Times New Roman" w:hAnsi="Times New Roman" w:cs="Times New Roman"/>
          <w:szCs w:val="24"/>
        </w:rPr>
        <w:instrText xml:space="preserve"> ADDIN ZOTERO_ITEM CSL_CITATION {"citationID":"LVWRBtaV","properties":{"formattedCitation":"(Turo et al. 2021)","plainCitation":"(Turo et al. 2021)","noteIndex":0},"citationItems":[{"id":809,"uris":["http://zotero.org/users/5582488/items/6TGLXXGE"],"itemData":{"id":809,"type":"article-journal","container-title":"Journal of Applied Ecology","DOI":"10.1111/1365-2664.13773","ISSN":"0021-8901, 1365-2664","issue":"1","journalAbbreviation":"J Appl Ecol","language":"en","page":"58-69","source":"DOI.org (Crossref)","title":"Conservation in post‐industrial cities: How does vacant land management and landscape configuration influence urban bees?","title-short":"Conservation in post‐industrial cities","volume":"58","author":[{"family":"Turo","given":"Katherine J."},{"family":"Spring","given":"MaLisa R."},{"family":"Sivakoff","given":"Frances S."},{"family":"Delgado de la flor","given":"Yvan A."},{"family":"Gardiner","given":"Mary M."}],"editor":[{"family":"Garibaldi","given":"Lucas"}],"issued":{"date-parts":[["2021",1]]}}}],"schema":"https://github.com/citation-style-language/schema/raw/master/csl-citation.json"} </w:instrText>
      </w:r>
      <w:r w:rsidR="003F3302" w:rsidRPr="00FB4C7F">
        <w:rPr>
          <w:rFonts w:ascii="Times New Roman" w:hAnsi="Times New Roman" w:cs="Times New Roman"/>
          <w:szCs w:val="24"/>
        </w:rPr>
        <w:fldChar w:fldCharType="separate"/>
      </w:r>
      <w:r w:rsidR="007A3459" w:rsidRPr="00FB4C7F">
        <w:rPr>
          <w:rFonts w:ascii="Times New Roman" w:hAnsi="Times New Roman" w:cs="Times New Roman"/>
        </w:rPr>
        <w:t xml:space="preserve">Turo et al. </w:t>
      </w:r>
      <w:r w:rsidR="006D1A1F">
        <w:rPr>
          <w:rFonts w:ascii="Times New Roman" w:hAnsi="Times New Roman" w:cs="Times New Roman"/>
        </w:rPr>
        <w:t>(</w:t>
      </w:r>
      <w:r w:rsidR="007A3459" w:rsidRPr="00FB4C7F">
        <w:rPr>
          <w:rFonts w:ascii="Times New Roman" w:hAnsi="Times New Roman" w:cs="Times New Roman"/>
        </w:rPr>
        <w:t>2021)</w:t>
      </w:r>
      <w:r w:rsidR="003F3302" w:rsidRPr="00FB4C7F">
        <w:rPr>
          <w:rFonts w:ascii="Times New Roman" w:hAnsi="Times New Roman" w:cs="Times New Roman"/>
          <w:szCs w:val="24"/>
        </w:rPr>
        <w:fldChar w:fldCharType="end"/>
      </w:r>
      <w:r w:rsidRPr="00FB4C7F">
        <w:rPr>
          <w:rFonts w:ascii="Times New Roman" w:hAnsi="Times New Roman" w:cs="Times New Roman"/>
          <w:szCs w:val="24"/>
        </w:rPr>
        <w:t xml:space="preserve">. Within these studies, bees were collected </w:t>
      </w:r>
      <w:r w:rsidR="002D6A43" w:rsidRPr="00FB4C7F">
        <w:rPr>
          <w:rFonts w:ascii="Times New Roman" w:hAnsi="Times New Roman" w:cs="Times New Roman"/>
          <w:szCs w:val="24"/>
        </w:rPr>
        <w:t xml:space="preserve">from 49 </w:t>
      </w:r>
      <w:r w:rsidRPr="00FB4C7F">
        <w:rPr>
          <w:rFonts w:ascii="Times New Roman" w:hAnsi="Times New Roman" w:cs="Times New Roman"/>
          <w:szCs w:val="24"/>
        </w:rPr>
        <w:t xml:space="preserve">vacant lot sites within five </w:t>
      </w:r>
      <w:r w:rsidR="00C9555B" w:rsidRPr="00FB4C7F">
        <w:rPr>
          <w:rFonts w:ascii="Times New Roman" w:hAnsi="Times New Roman" w:cs="Times New Roman"/>
          <w:szCs w:val="24"/>
        </w:rPr>
        <w:t xml:space="preserve">habitat </w:t>
      </w:r>
      <w:r w:rsidRPr="00FB4C7F">
        <w:rPr>
          <w:rFonts w:ascii="Times New Roman" w:hAnsi="Times New Roman" w:cs="Times New Roman"/>
          <w:szCs w:val="24"/>
        </w:rPr>
        <w:t>management schemes: (1) Urban farms includ</w:t>
      </w:r>
      <w:r w:rsidR="00854B2D" w:rsidRPr="00FB4C7F">
        <w:rPr>
          <w:rFonts w:ascii="Times New Roman" w:hAnsi="Times New Roman" w:cs="Times New Roman"/>
          <w:szCs w:val="24"/>
        </w:rPr>
        <w:t>ing</w:t>
      </w:r>
      <w:r w:rsidRPr="00FB4C7F">
        <w:rPr>
          <w:rFonts w:ascii="Times New Roman" w:hAnsi="Times New Roman" w:cs="Times New Roman"/>
          <w:szCs w:val="24"/>
        </w:rPr>
        <w:t xml:space="preserve"> community gardens, and educational or for-profit farms that had been established on converted vacant lots at least two years prior to the study</w:t>
      </w:r>
      <w:r w:rsidR="002D6A43" w:rsidRPr="00FB4C7F">
        <w:rPr>
          <w:rFonts w:ascii="Times New Roman" w:hAnsi="Times New Roman" w:cs="Times New Roman"/>
          <w:szCs w:val="24"/>
        </w:rPr>
        <w:t xml:space="preserve"> (n=8)</w:t>
      </w:r>
      <w:r w:rsidRPr="00FB4C7F">
        <w:rPr>
          <w:rFonts w:ascii="Times New Roman" w:hAnsi="Times New Roman" w:cs="Times New Roman"/>
          <w:szCs w:val="24"/>
        </w:rPr>
        <w:t xml:space="preserve">; (2) </w:t>
      </w:r>
      <w:r w:rsidR="00854B2D" w:rsidRPr="00FB4C7F">
        <w:rPr>
          <w:rFonts w:ascii="Times New Roman" w:hAnsi="Times New Roman" w:cs="Times New Roman"/>
          <w:szCs w:val="24"/>
        </w:rPr>
        <w:t>V</w:t>
      </w:r>
      <w:r w:rsidRPr="00FB4C7F">
        <w:rPr>
          <w:rFonts w:ascii="Times New Roman" w:hAnsi="Times New Roman" w:cs="Times New Roman"/>
          <w:szCs w:val="24"/>
        </w:rPr>
        <w:t xml:space="preserve">acant lots </w:t>
      </w:r>
      <w:r w:rsidR="00B15390" w:rsidRPr="00FB4C7F">
        <w:rPr>
          <w:rFonts w:ascii="Times New Roman" w:hAnsi="Times New Roman" w:cs="Times New Roman"/>
          <w:szCs w:val="24"/>
        </w:rPr>
        <w:t>seeded</w:t>
      </w:r>
      <w:r w:rsidRPr="00FB4C7F">
        <w:rPr>
          <w:rFonts w:ascii="Times New Roman" w:hAnsi="Times New Roman" w:cs="Times New Roman"/>
          <w:szCs w:val="24"/>
        </w:rPr>
        <w:t xml:space="preserve"> with fescue grasses and spontaneous urban vegetation that were mown monthly</w:t>
      </w:r>
      <w:r w:rsidR="00B15390" w:rsidRPr="00FB4C7F">
        <w:rPr>
          <w:rFonts w:ascii="Times New Roman" w:hAnsi="Times New Roman" w:cs="Times New Roman"/>
          <w:szCs w:val="24"/>
        </w:rPr>
        <w:t xml:space="preserve"> to reflect current management by the city of Cleveland</w:t>
      </w:r>
      <w:r w:rsidR="002D6A43" w:rsidRPr="00FB4C7F">
        <w:rPr>
          <w:rFonts w:ascii="Times New Roman" w:hAnsi="Times New Roman" w:cs="Times New Roman"/>
          <w:szCs w:val="24"/>
        </w:rPr>
        <w:t xml:space="preserve"> (n = 17)</w:t>
      </w:r>
      <w:r w:rsidRPr="00FB4C7F">
        <w:rPr>
          <w:rFonts w:ascii="Times New Roman" w:hAnsi="Times New Roman" w:cs="Times New Roman"/>
          <w:szCs w:val="24"/>
        </w:rPr>
        <w:t xml:space="preserve">; (3) Flowering lawns seeded with four non-native forb species as well as fescue grasses </w:t>
      </w:r>
      <w:r w:rsidR="00854B2D" w:rsidRPr="00FB4C7F">
        <w:rPr>
          <w:rFonts w:ascii="Times New Roman" w:hAnsi="Times New Roman" w:cs="Times New Roman"/>
          <w:szCs w:val="24"/>
        </w:rPr>
        <w:t>that</w:t>
      </w:r>
      <w:r w:rsidRPr="00FB4C7F">
        <w:rPr>
          <w:rFonts w:ascii="Times New Roman" w:hAnsi="Times New Roman" w:cs="Times New Roman"/>
          <w:szCs w:val="24"/>
        </w:rPr>
        <w:t xml:space="preserve"> were mown monthly</w:t>
      </w:r>
      <w:r w:rsidR="002D6A43" w:rsidRPr="00FB4C7F">
        <w:rPr>
          <w:rFonts w:ascii="Times New Roman" w:hAnsi="Times New Roman" w:cs="Times New Roman"/>
          <w:szCs w:val="24"/>
        </w:rPr>
        <w:t xml:space="preserve"> (n=8)</w:t>
      </w:r>
      <w:r w:rsidRPr="00FB4C7F">
        <w:rPr>
          <w:rFonts w:ascii="Times New Roman" w:hAnsi="Times New Roman" w:cs="Times New Roman"/>
          <w:szCs w:val="24"/>
        </w:rPr>
        <w:t xml:space="preserve">; (4) Low diversity </w:t>
      </w:r>
      <w:r w:rsidR="00B15390" w:rsidRPr="00FB4C7F">
        <w:rPr>
          <w:rFonts w:ascii="Times New Roman" w:hAnsi="Times New Roman" w:cs="Times New Roman"/>
          <w:szCs w:val="24"/>
        </w:rPr>
        <w:t xml:space="preserve">pocket </w:t>
      </w:r>
      <w:r w:rsidRPr="00FB4C7F">
        <w:rPr>
          <w:rFonts w:ascii="Times New Roman" w:hAnsi="Times New Roman" w:cs="Times New Roman"/>
          <w:szCs w:val="24"/>
        </w:rPr>
        <w:t xml:space="preserve">prairies seeded with three native grasses and six </w:t>
      </w:r>
      <w:r w:rsidR="00B15390" w:rsidRPr="00FB4C7F">
        <w:rPr>
          <w:rFonts w:ascii="Times New Roman" w:hAnsi="Times New Roman" w:cs="Times New Roman"/>
          <w:szCs w:val="24"/>
        </w:rPr>
        <w:t xml:space="preserve">native </w:t>
      </w:r>
      <w:r w:rsidRPr="00FB4C7F">
        <w:rPr>
          <w:rFonts w:ascii="Times New Roman" w:hAnsi="Times New Roman" w:cs="Times New Roman"/>
          <w:szCs w:val="24"/>
        </w:rPr>
        <w:t>forb species that were mown annually</w:t>
      </w:r>
      <w:r w:rsidR="00B15390" w:rsidRPr="00FB4C7F">
        <w:rPr>
          <w:rFonts w:ascii="Times New Roman" w:hAnsi="Times New Roman" w:cs="Times New Roman"/>
          <w:szCs w:val="24"/>
        </w:rPr>
        <w:t xml:space="preserve"> in </w:t>
      </w:r>
      <w:r w:rsidR="00BA1427" w:rsidRPr="00FB4C7F">
        <w:rPr>
          <w:rFonts w:ascii="Times New Roman" w:hAnsi="Times New Roman" w:cs="Times New Roman"/>
          <w:szCs w:val="24"/>
        </w:rPr>
        <w:t>October</w:t>
      </w:r>
      <w:r w:rsidR="000F6D84" w:rsidRPr="00FB4C7F">
        <w:rPr>
          <w:rFonts w:ascii="Times New Roman" w:hAnsi="Times New Roman" w:cs="Times New Roman"/>
          <w:szCs w:val="24"/>
        </w:rPr>
        <w:t xml:space="preserve"> </w:t>
      </w:r>
      <w:r w:rsidR="002D6A43" w:rsidRPr="00FB4C7F">
        <w:rPr>
          <w:rFonts w:ascii="Times New Roman" w:hAnsi="Times New Roman" w:cs="Times New Roman"/>
          <w:szCs w:val="24"/>
        </w:rPr>
        <w:t>(n=8)</w:t>
      </w:r>
      <w:r w:rsidRPr="00FB4C7F">
        <w:rPr>
          <w:rFonts w:ascii="Times New Roman" w:hAnsi="Times New Roman" w:cs="Times New Roman"/>
          <w:szCs w:val="24"/>
        </w:rPr>
        <w:t xml:space="preserve">; and (5) High diversity </w:t>
      </w:r>
      <w:r w:rsidR="00B15390" w:rsidRPr="00FB4C7F">
        <w:rPr>
          <w:rFonts w:ascii="Times New Roman" w:hAnsi="Times New Roman" w:cs="Times New Roman"/>
          <w:szCs w:val="24"/>
        </w:rPr>
        <w:t xml:space="preserve">pocket </w:t>
      </w:r>
      <w:r w:rsidRPr="00FB4C7F">
        <w:rPr>
          <w:rFonts w:ascii="Times New Roman" w:hAnsi="Times New Roman" w:cs="Times New Roman"/>
          <w:szCs w:val="24"/>
        </w:rPr>
        <w:t>prairies seeded with three native grass</w:t>
      </w:r>
      <w:r w:rsidR="00FB06FD" w:rsidRPr="00FB4C7F">
        <w:rPr>
          <w:rFonts w:ascii="Times New Roman" w:hAnsi="Times New Roman" w:cs="Times New Roman"/>
          <w:szCs w:val="24"/>
        </w:rPr>
        <w:t>es</w:t>
      </w:r>
      <w:r w:rsidRPr="00FB4C7F">
        <w:rPr>
          <w:rFonts w:ascii="Times New Roman" w:hAnsi="Times New Roman" w:cs="Times New Roman"/>
          <w:szCs w:val="24"/>
        </w:rPr>
        <w:t xml:space="preserve"> and </w:t>
      </w:r>
      <w:r w:rsidR="00C9555B" w:rsidRPr="00FB4C7F">
        <w:rPr>
          <w:rFonts w:ascii="Times New Roman" w:hAnsi="Times New Roman" w:cs="Times New Roman"/>
          <w:szCs w:val="24"/>
        </w:rPr>
        <w:t>22</w:t>
      </w:r>
      <w:r w:rsidRPr="00FB4C7F">
        <w:rPr>
          <w:rFonts w:ascii="Times New Roman" w:hAnsi="Times New Roman" w:cs="Times New Roman"/>
          <w:szCs w:val="24"/>
        </w:rPr>
        <w:t xml:space="preserve"> native forb species that were mown annually</w:t>
      </w:r>
      <w:r w:rsidR="00FB06FD" w:rsidRPr="00FB4C7F">
        <w:rPr>
          <w:rFonts w:ascii="Times New Roman" w:hAnsi="Times New Roman" w:cs="Times New Roman"/>
          <w:szCs w:val="24"/>
        </w:rPr>
        <w:t xml:space="preserve"> in </w:t>
      </w:r>
      <w:r w:rsidR="00BA1427" w:rsidRPr="00FB4C7F">
        <w:rPr>
          <w:rFonts w:ascii="Times New Roman" w:hAnsi="Times New Roman" w:cs="Times New Roman"/>
          <w:szCs w:val="24"/>
        </w:rPr>
        <w:t>October</w:t>
      </w:r>
      <w:r w:rsidRPr="00FB4C7F">
        <w:rPr>
          <w:rFonts w:ascii="Times New Roman" w:hAnsi="Times New Roman" w:cs="Times New Roman"/>
          <w:szCs w:val="24"/>
        </w:rPr>
        <w:t xml:space="preserve"> </w:t>
      </w:r>
      <w:r w:rsidR="002D6A43" w:rsidRPr="00FB4C7F">
        <w:rPr>
          <w:rFonts w:ascii="Times New Roman" w:hAnsi="Times New Roman" w:cs="Times New Roman"/>
          <w:szCs w:val="24"/>
        </w:rPr>
        <w:t>(n=8)</w:t>
      </w:r>
      <w:r w:rsidRPr="00FB4C7F">
        <w:rPr>
          <w:rFonts w:ascii="Times New Roman" w:hAnsi="Times New Roman" w:cs="Times New Roman"/>
          <w:szCs w:val="24"/>
        </w:rPr>
        <w:t>.</w:t>
      </w:r>
      <w:r w:rsidR="00B61B48" w:rsidRPr="00FB4C7F">
        <w:rPr>
          <w:rFonts w:ascii="Times New Roman" w:hAnsi="Times New Roman" w:cs="Times New Roman"/>
          <w:szCs w:val="24"/>
        </w:rPr>
        <w:t xml:space="preserve"> The Ohio Prairie Nursery (Hiram, Ohio, USA) seeded the prairie treatments in November 2014, following two applications of non-selective glyphosate-based herbicide (28</w:t>
      </w:r>
      <w:r w:rsidR="00B61B48" w:rsidRPr="00FB4C7F">
        <w:rPr>
          <w:rFonts w:ascii="Times New Roman" w:hAnsi="Times New Roman" w:cs="Times New Roman"/>
          <w:szCs w:val="24"/>
          <w:vertAlign w:val="superscript"/>
        </w:rPr>
        <w:t>th</w:t>
      </w:r>
      <w:r w:rsidR="00B61B48" w:rsidRPr="00FB4C7F">
        <w:rPr>
          <w:rFonts w:ascii="Times New Roman" w:hAnsi="Times New Roman" w:cs="Times New Roman"/>
          <w:szCs w:val="24"/>
        </w:rPr>
        <w:t>-30</w:t>
      </w:r>
      <w:r w:rsidR="00B61B48" w:rsidRPr="00FB4C7F">
        <w:rPr>
          <w:rFonts w:ascii="Times New Roman" w:hAnsi="Times New Roman" w:cs="Times New Roman"/>
          <w:szCs w:val="24"/>
          <w:vertAlign w:val="superscript"/>
        </w:rPr>
        <w:t>th</w:t>
      </w:r>
      <w:r w:rsidR="00B61B48" w:rsidRPr="00FB4C7F">
        <w:rPr>
          <w:rFonts w:ascii="Times New Roman" w:hAnsi="Times New Roman" w:cs="Times New Roman"/>
          <w:szCs w:val="24"/>
        </w:rPr>
        <w:t xml:space="preserve"> May and 23</w:t>
      </w:r>
      <w:r w:rsidR="00B61B48" w:rsidRPr="00FB4C7F">
        <w:rPr>
          <w:rFonts w:ascii="Times New Roman" w:hAnsi="Times New Roman" w:cs="Times New Roman"/>
          <w:szCs w:val="24"/>
          <w:vertAlign w:val="superscript"/>
        </w:rPr>
        <w:t>rd</w:t>
      </w:r>
      <w:r w:rsidR="00B61B48" w:rsidRPr="00FB4C7F">
        <w:rPr>
          <w:rFonts w:ascii="Times New Roman" w:hAnsi="Times New Roman" w:cs="Times New Roman"/>
          <w:szCs w:val="24"/>
        </w:rPr>
        <w:t xml:space="preserve"> -25</w:t>
      </w:r>
      <w:r w:rsidR="00B61B48" w:rsidRPr="00FB4C7F">
        <w:rPr>
          <w:rFonts w:ascii="Times New Roman" w:hAnsi="Times New Roman" w:cs="Times New Roman"/>
          <w:szCs w:val="24"/>
          <w:vertAlign w:val="superscript"/>
        </w:rPr>
        <w:t>th</w:t>
      </w:r>
      <w:r w:rsidR="00B61B48" w:rsidRPr="00FB4C7F">
        <w:rPr>
          <w:rFonts w:ascii="Times New Roman" w:hAnsi="Times New Roman" w:cs="Times New Roman"/>
          <w:szCs w:val="24"/>
        </w:rPr>
        <w:t xml:space="preserve"> June 2014). An additional mixture of forb species was overseeded in January 2016. </w:t>
      </w:r>
      <w:r w:rsidR="000F6D84" w:rsidRPr="00FB4C7F">
        <w:rPr>
          <w:rFonts w:ascii="Times New Roman" w:hAnsi="Times New Roman" w:cs="Times New Roman"/>
          <w:szCs w:val="24"/>
        </w:rPr>
        <w:t xml:space="preserve">Pocket prairie seed mixes </w:t>
      </w:r>
      <w:r w:rsidR="00B61B48" w:rsidRPr="00FB4C7F">
        <w:rPr>
          <w:rFonts w:ascii="Times New Roman" w:hAnsi="Times New Roman" w:cs="Times New Roman"/>
          <w:szCs w:val="24"/>
        </w:rPr>
        <w:t xml:space="preserve">were </w:t>
      </w:r>
      <w:r w:rsidR="000F6D84" w:rsidRPr="00FB4C7F">
        <w:rPr>
          <w:rFonts w:ascii="Times New Roman" w:hAnsi="Times New Roman" w:cs="Times New Roman"/>
          <w:szCs w:val="24"/>
        </w:rPr>
        <w:t xml:space="preserve">selected based on previous studies that had </w:t>
      </w:r>
      <w:r w:rsidR="006D1A1F" w:rsidRPr="00FB4C7F">
        <w:rPr>
          <w:rFonts w:ascii="Times New Roman" w:hAnsi="Times New Roman" w:cs="Times New Roman"/>
          <w:szCs w:val="24"/>
        </w:rPr>
        <w:t>demonstrated</w:t>
      </w:r>
      <w:r w:rsidR="000F6D84" w:rsidRPr="00FB4C7F">
        <w:rPr>
          <w:rFonts w:ascii="Times New Roman" w:hAnsi="Times New Roman" w:cs="Times New Roman"/>
          <w:szCs w:val="24"/>
        </w:rPr>
        <w:t xml:space="preserve"> their attractiveness to pollinators</w:t>
      </w:r>
      <w:r w:rsidR="006D1A1F">
        <w:rPr>
          <w:rFonts w:ascii="Times New Roman" w:hAnsi="Times New Roman" w:cs="Times New Roman"/>
          <w:szCs w:val="24"/>
        </w:rPr>
        <w:t xml:space="preserve"> (</w:t>
      </w:r>
      <w:commentRangeStart w:id="3"/>
      <w:r w:rsidR="006D1A1F">
        <w:rPr>
          <w:rFonts w:ascii="Times New Roman" w:hAnsi="Times New Roman" w:cs="Times New Roman"/>
          <w:szCs w:val="24"/>
        </w:rPr>
        <w:t>Citations</w:t>
      </w:r>
      <w:commentRangeEnd w:id="3"/>
      <w:r w:rsidR="006D1A1F">
        <w:rPr>
          <w:rStyle w:val="CommentReference"/>
        </w:rPr>
        <w:commentReference w:id="3"/>
      </w:r>
      <w:r w:rsidR="006D1A1F">
        <w:rPr>
          <w:rFonts w:ascii="Times New Roman" w:hAnsi="Times New Roman" w:cs="Times New Roman"/>
          <w:szCs w:val="24"/>
        </w:rPr>
        <w:t>)</w:t>
      </w:r>
      <w:r w:rsidR="000F6D84" w:rsidRPr="00FB4C7F">
        <w:rPr>
          <w:rFonts w:ascii="Times New Roman" w:hAnsi="Times New Roman" w:cs="Times New Roman"/>
          <w:szCs w:val="24"/>
        </w:rPr>
        <w:t xml:space="preserve">, seed availability, and </w:t>
      </w:r>
      <w:r w:rsidR="00B61B48" w:rsidRPr="00FB4C7F">
        <w:rPr>
          <w:rFonts w:ascii="Times New Roman" w:hAnsi="Times New Roman" w:cs="Times New Roman"/>
          <w:szCs w:val="24"/>
        </w:rPr>
        <w:t xml:space="preserve">to maintain a bloom period </w:t>
      </w:r>
      <w:r w:rsidR="000F6D84" w:rsidRPr="00FB4C7F">
        <w:rPr>
          <w:rFonts w:ascii="Times New Roman" w:hAnsi="Times New Roman" w:cs="Times New Roman"/>
          <w:szCs w:val="24"/>
        </w:rPr>
        <w:t>across the growing season</w:t>
      </w:r>
      <w:r w:rsidR="00B61B48" w:rsidRPr="00FB4C7F">
        <w:rPr>
          <w:rFonts w:ascii="Times New Roman" w:hAnsi="Times New Roman" w:cs="Times New Roman"/>
          <w:szCs w:val="24"/>
        </w:rPr>
        <w:t xml:space="preserve">. </w:t>
      </w:r>
    </w:p>
    <w:p w14:paraId="3A607598" w14:textId="6FF19C52" w:rsidR="001922FF" w:rsidRPr="00FB4C7F" w:rsidRDefault="003F3302"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fldChar w:fldCharType="begin"/>
      </w:r>
      <w:r w:rsidR="007A3459" w:rsidRPr="00FB4C7F">
        <w:rPr>
          <w:rFonts w:ascii="Times New Roman" w:hAnsi="Times New Roman" w:cs="Times New Roman"/>
          <w:szCs w:val="24"/>
        </w:rPr>
        <w:instrText xml:space="preserve"> ADDIN ZOTERO_ITEM CSL_CITATION {"citationID":"C5nZyYzB","properties":{"formattedCitation":"(Sivakoff et al. 2018)","plainCitation":"(Sivakoff et al. 2018)","dontUpdate":true,"noteIndex":0},"citationItems":[{"id":807,"uris":["http://zotero.org/users/5582488/items/C5CYHV2F"],"itemData":{"id":807,"type":"article-journal","abstract":"We investigated the relative importance of vacant lot and urban farm habitat features and their surrounding landscape context on bee community richness, abundance, composition, and resource use patterns. Three years of pan trap collections from 16 sites yielded a rich assemblage of bees from vacant lots and urban farms, with 98 species documented. We collected a greater bee abundance from vacant lots, and the two forms of greenspace supported significantly different bee communities. Plant–pollinator networks constructed from floral visitation observations revealed that, while the average number of bees utilizing available resources, niche breadth, and niche overlap were similar, the composition of floral resources and common foragers varied by habitat type. Finally, we found that the proportion of impervious surface and number of greenspace patches in the surrounding landscape strongly influenced bee assemblages. At a local scale (100 m radius), patch isolation appeared to limit colonization of vacant lots and urban farms. However, at a larger landscape scale (1000 m radius), increasing urbanization resulted in a greater concentration of bees utilizing vacant lots and urban farms, illustrating that maintaining greenspaces provides important habitat, even within highly developed landscapes","container-title":"Sustainability","DOI":"10.3390/su10061926","ISSN":"2071-1050","issue":"6","journalAbbreviation":"Sustainability","language":"en","page":"1926","source":"DOI.org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schema":"https://github.com/citation-style-language/schema/raw/master/csl-citation.json"} </w:instrText>
      </w:r>
      <w:r w:rsidRPr="00FB4C7F">
        <w:rPr>
          <w:rFonts w:ascii="Times New Roman" w:hAnsi="Times New Roman" w:cs="Times New Roman"/>
          <w:szCs w:val="24"/>
        </w:rPr>
        <w:fldChar w:fldCharType="separate"/>
      </w:r>
      <w:r w:rsidRPr="00FB4C7F">
        <w:rPr>
          <w:rFonts w:ascii="Times New Roman" w:hAnsi="Times New Roman" w:cs="Times New Roman"/>
          <w:szCs w:val="24"/>
        </w:rPr>
        <w:t>Sivakoff et al. (2018)</w:t>
      </w:r>
      <w:r w:rsidRPr="00FB4C7F">
        <w:rPr>
          <w:rFonts w:ascii="Times New Roman" w:hAnsi="Times New Roman" w:cs="Times New Roman"/>
          <w:szCs w:val="24"/>
        </w:rPr>
        <w:fldChar w:fldCharType="end"/>
      </w:r>
      <w:r w:rsidRPr="00FB4C7F">
        <w:rPr>
          <w:rFonts w:ascii="Times New Roman" w:hAnsi="Times New Roman" w:cs="Times New Roman"/>
          <w:szCs w:val="24"/>
        </w:rPr>
        <w:t xml:space="preserve"> </w:t>
      </w:r>
      <w:r w:rsidR="001922FF" w:rsidRPr="00FB4C7F">
        <w:rPr>
          <w:rFonts w:ascii="Times New Roman" w:hAnsi="Times New Roman" w:cs="Times New Roman"/>
          <w:szCs w:val="24"/>
        </w:rPr>
        <w:t xml:space="preserve">sampled bees in urban farms and vacant lots in 2010 and 2011, while </w:t>
      </w:r>
      <w:r w:rsidRPr="00FB4C7F">
        <w:rPr>
          <w:rFonts w:ascii="Times New Roman" w:hAnsi="Times New Roman" w:cs="Times New Roman"/>
          <w:szCs w:val="24"/>
        </w:rPr>
        <w:fldChar w:fldCharType="begin"/>
      </w:r>
      <w:r w:rsidR="007A3459" w:rsidRPr="00FB4C7F">
        <w:rPr>
          <w:rFonts w:ascii="Times New Roman" w:hAnsi="Times New Roman" w:cs="Times New Roman"/>
          <w:szCs w:val="24"/>
        </w:rPr>
        <w:instrText xml:space="preserve"> ADDIN ZOTERO_ITEM CSL_CITATION {"citationID":"922N3jaQ","properties":{"formattedCitation":"(Turo and Gardiner 2021)","plainCitation":"(Turo and Gardiner 2021)","dontUpdate":true,"noteIndex":0},"citationItems":[{"id":810,"uris":["http://zotero.org/users/5582488/items/WT9U6KSI"],"itemData":{"id":810,"type":"article-journal","abstract":"Pollinator welfare is a recognized research and policy target, and urban greenspaces have been identified as important habitats. Yet, landscape-scale habitat fragmentation and greenspace management practices may limit a city's conservation potential. We examined how landscape configuration, composition, and local patch quality influenced insect nesting success across inner-city Cleveland, Ohio (U.S.A.), a postindustrial legacy city containing a high abundance of vacant land (over 1600 ha). Here, 40 vacant lots were assigned 1 of 5 habitat treatments (T1, vacant lot; T2, grass lawn; T3, flowering lawn; T4, grass prairie; and T5, flowering prairie), and we evaluated how seeded vegetation, greenspace size, and landscape connectivity influenced cavity-nesting bee and wasp reproduction. Native bee and wasp larvae were more abundant in landscapes that contained a large patch (i.e., &gt;6 ha) of contiguous greenspace, in habitats with low plant biomass, and in vacant lots seeded with a native wildflower seed mix or with fine-fescue grass, suggesting that fitness was influenced by urban landscape features and habitat management. Our results can guide urban planning by demonstrating that actions that maintain large contiguous greenspace in the landscape and establish native plants would support the conservation of bees and wasps. Moreover, our study highlights that the world's estimated 350 legacy cities are promising urban conservation targets due to their high abundance of vacant greenspace that could accommodate taxa's habitat needs in urban areas","container-title":"Conservation Biology","DOI":"10.1111/cobi.13753","ISSN":"0888-8892, 1523-1739","issue":"6","journalAbbreviation":"Conservation Biology","language":"en","page":"1755-1765","source":"DOI.org (Crossref)","title":"Effects of urban greenspace configuration and native vegetation on bee and wasp reproduction","volume":"35","author":[{"family":"Turo","given":"Katherine J."},{"family":"Gardiner","given":"Mary M."}],"issued":{"date-parts":[["2021",12]]}}}],"schema":"https://github.com/citation-style-language/schema/raw/master/csl-citation.json"} </w:instrText>
      </w:r>
      <w:r w:rsidRPr="00FB4C7F">
        <w:rPr>
          <w:rFonts w:ascii="Times New Roman" w:hAnsi="Times New Roman" w:cs="Times New Roman"/>
          <w:szCs w:val="24"/>
        </w:rPr>
        <w:fldChar w:fldCharType="separate"/>
      </w:r>
      <w:r w:rsidRPr="00FB4C7F">
        <w:rPr>
          <w:rFonts w:ascii="Times New Roman" w:hAnsi="Times New Roman" w:cs="Times New Roman"/>
          <w:szCs w:val="24"/>
        </w:rPr>
        <w:t xml:space="preserve">Turo </w:t>
      </w:r>
      <w:r w:rsidR="001E6C12" w:rsidRPr="00FB4C7F">
        <w:rPr>
          <w:rFonts w:ascii="Times New Roman" w:hAnsi="Times New Roman" w:cs="Times New Roman"/>
          <w:szCs w:val="24"/>
        </w:rPr>
        <w:t>et al</w:t>
      </w:r>
      <w:r w:rsidR="006D1A1F">
        <w:rPr>
          <w:rFonts w:ascii="Times New Roman" w:hAnsi="Times New Roman" w:cs="Times New Roman"/>
          <w:szCs w:val="24"/>
        </w:rPr>
        <w:t>.</w:t>
      </w:r>
      <w:r w:rsidRPr="00FB4C7F">
        <w:rPr>
          <w:rFonts w:ascii="Times New Roman" w:hAnsi="Times New Roman" w:cs="Times New Roman"/>
          <w:szCs w:val="24"/>
        </w:rPr>
        <w:t xml:space="preserve"> (2021)</w:t>
      </w:r>
      <w:r w:rsidRPr="00FB4C7F">
        <w:rPr>
          <w:rFonts w:ascii="Times New Roman" w:hAnsi="Times New Roman" w:cs="Times New Roman"/>
          <w:szCs w:val="24"/>
        </w:rPr>
        <w:fldChar w:fldCharType="end"/>
      </w:r>
      <w:r w:rsidR="001922FF" w:rsidRPr="00FB4C7F">
        <w:rPr>
          <w:rFonts w:ascii="Times New Roman" w:hAnsi="Times New Roman" w:cs="Times New Roman"/>
          <w:szCs w:val="24"/>
        </w:rPr>
        <w:t xml:space="preserve"> sampled in vacant lots, flowering lawns, and pocket prairies in 2015 and </w:t>
      </w:r>
      <w:r w:rsidR="001922FF" w:rsidRPr="00FB4C7F">
        <w:rPr>
          <w:rFonts w:ascii="Times New Roman" w:hAnsi="Times New Roman" w:cs="Times New Roman"/>
          <w:szCs w:val="24"/>
        </w:rPr>
        <w:lastRenderedPageBreak/>
        <w:t xml:space="preserve">2016. </w:t>
      </w:r>
      <w:commentRangeStart w:id="4"/>
      <w:commentRangeStart w:id="5"/>
      <w:r w:rsidR="001922FF" w:rsidRPr="00FB4C7F">
        <w:rPr>
          <w:rFonts w:ascii="Times New Roman" w:hAnsi="Times New Roman" w:cs="Times New Roman"/>
          <w:szCs w:val="24"/>
        </w:rPr>
        <w:t xml:space="preserve">For </w:t>
      </w:r>
      <w:r w:rsidR="009719C4" w:rsidRPr="00FB4C7F">
        <w:rPr>
          <w:rFonts w:ascii="Times New Roman" w:hAnsi="Times New Roman" w:cs="Times New Roman"/>
          <w:szCs w:val="24"/>
        </w:rPr>
        <w:t>the vacant lots</w:t>
      </w:r>
      <w:r w:rsidR="001922FF" w:rsidRPr="00FB4C7F">
        <w:rPr>
          <w:rFonts w:ascii="Times New Roman" w:hAnsi="Times New Roman" w:cs="Times New Roman"/>
          <w:szCs w:val="24"/>
        </w:rPr>
        <w:t xml:space="preserve"> sampled in 2011-2012, the area of</w:t>
      </w:r>
      <w:ins w:id="6" w:author="Perry, Kayla" w:date="2022-07-11T09:48:00Z">
        <w:r w:rsidR="00C9555B" w:rsidRPr="00FB4C7F">
          <w:rPr>
            <w:rFonts w:ascii="Times New Roman" w:hAnsi="Times New Roman" w:cs="Times New Roman"/>
            <w:szCs w:val="24"/>
          </w:rPr>
          <w:t xml:space="preserve"> vacant lots</w:t>
        </w:r>
      </w:ins>
      <w:r w:rsidR="001922FF" w:rsidRPr="00FB4C7F">
        <w:rPr>
          <w:rFonts w:ascii="Times New Roman" w:hAnsi="Times New Roman" w:cs="Times New Roman"/>
          <w:szCs w:val="24"/>
        </w:rPr>
        <w:t xml:space="preserve"> ranged from 843-6951 m</w:t>
      </w:r>
      <w:r w:rsidR="001922FF" w:rsidRPr="00FB4C7F">
        <w:rPr>
          <w:rFonts w:ascii="Times New Roman" w:hAnsi="Times New Roman" w:cs="Times New Roman"/>
          <w:szCs w:val="24"/>
          <w:vertAlign w:val="superscript"/>
        </w:rPr>
        <w:t>2</w:t>
      </w:r>
      <w:r w:rsidR="001922FF" w:rsidRPr="00FB4C7F">
        <w:rPr>
          <w:rFonts w:ascii="Times New Roman" w:hAnsi="Times New Roman" w:cs="Times New Roman"/>
          <w:szCs w:val="24"/>
        </w:rPr>
        <w:t xml:space="preserve">.  </w:t>
      </w:r>
      <w:r w:rsidR="00C22953" w:rsidRPr="00FB4C7F">
        <w:rPr>
          <w:rFonts w:ascii="Times New Roman" w:hAnsi="Times New Roman" w:cs="Times New Roman"/>
          <w:szCs w:val="24"/>
        </w:rPr>
        <w:t>Urban farms sampled in 2011-2012 ranged in size from 271-4614 m</w:t>
      </w:r>
      <w:r w:rsidR="00C22953" w:rsidRPr="00FB4C7F">
        <w:rPr>
          <w:rFonts w:ascii="Times New Roman" w:hAnsi="Times New Roman" w:cs="Times New Roman"/>
          <w:szCs w:val="24"/>
          <w:vertAlign w:val="superscript"/>
        </w:rPr>
        <w:t>2</w:t>
      </w:r>
      <w:r w:rsidR="00C22953" w:rsidRPr="00FB4C7F">
        <w:rPr>
          <w:rFonts w:ascii="Times New Roman" w:hAnsi="Times New Roman" w:cs="Times New Roman"/>
          <w:szCs w:val="24"/>
        </w:rPr>
        <w:t>.</w:t>
      </w:r>
      <w:commentRangeEnd w:id="4"/>
      <w:r w:rsidR="00C9555B" w:rsidRPr="00FB4C7F">
        <w:rPr>
          <w:rStyle w:val="CommentReference"/>
          <w:rFonts w:ascii="Times New Roman" w:hAnsi="Times New Roman" w:cs="Times New Roman"/>
          <w:sz w:val="24"/>
          <w:szCs w:val="24"/>
        </w:rPr>
        <w:commentReference w:id="4"/>
      </w:r>
      <w:commentRangeEnd w:id="5"/>
      <w:r w:rsidR="00EF7CC9">
        <w:rPr>
          <w:rStyle w:val="CommentReference"/>
        </w:rPr>
        <w:commentReference w:id="5"/>
      </w:r>
      <w:r w:rsidR="00C22953" w:rsidRPr="00FB4C7F">
        <w:rPr>
          <w:rFonts w:ascii="Times New Roman" w:hAnsi="Times New Roman" w:cs="Times New Roman"/>
          <w:szCs w:val="24"/>
        </w:rPr>
        <w:t xml:space="preserve"> </w:t>
      </w:r>
      <w:r w:rsidR="001922FF" w:rsidRPr="00FB4C7F">
        <w:rPr>
          <w:rFonts w:ascii="Times New Roman" w:hAnsi="Times New Roman" w:cs="Times New Roman"/>
          <w:szCs w:val="24"/>
        </w:rPr>
        <w:t xml:space="preserve">All vacant lots sampled in 2015 and 2016 </w:t>
      </w:r>
      <w:r w:rsidR="00DE7780">
        <w:rPr>
          <w:rFonts w:ascii="Times New Roman" w:hAnsi="Times New Roman" w:cs="Times New Roman"/>
          <w:szCs w:val="24"/>
        </w:rPr>
        <w:t>were</w:t>
      </w:r>
      <w:r w:rsidR="001922FF" w:rsidRPr="00FB4C7F">
        <w:rPr>
          <w:rFonts w:ascii="Times New Roman" w:hAnsi="Times New Roman" w:cs="Times New Roman"/>
          <w:szCs w:val="24"/>
        </w:rPr>
        <w:t xml:space="preserve"> </w:t>
      </w:r>
      <w:r w:rsidR="00DE7780">
        <w:rPr>
          <w:rFonts w:ascii="Times New Roman" w:hAnsi="Times New Roman" w:cs="Times New Roman"/>
          <w:szCs w:val="24"/>
        </w:rPr>
        <w:t>3</w:t>
      </w:r>
      <w:r w:rsidR="001922FF" w:rsidRPr="00FB4C7F">
        <w:rPr>
          <w:rFonts w:ascii="Times New Roman" w:hAnsi="Times New Roman" w:cs="Times New Roman"/>
          <w:szCs w:val="24"/>
        </w:rPr>
        <w:t>60 m</w:t>
      </w:r>
      <w:r w:rsidR="001922FF" w:rsidRPr="00FB4C7F">
        <w:rPr>
          <w:rFonts w:ascii="Times New Roman" w:hAnsi="Times New Roman" w:cs="Times New Roman"/>
          <w:szCs w:val="24"/>
          <w:vertAlign w:val="superscript"/>
        </w:rPr>
        <w:t>2</w:t>
      </w:r>
      <w:r w:rsidR="001922FF" w:rsidRPr="00FB4C7F">
        <w:rPr>
          <w:rFonts w:ascii="Times New Roman" w:hAnsi="Times New Roman" w:cs="Times New Roman"/>
          <w:szCs w:val="24"/>
        </w:rPr>
        <w:t xml:space="preserve"> in size. </w:t>
      </w:r>
    </w:p>
    <w:p w14:paraId="5D80413B" w14:textId="1FAFA3D3" w:rsidR="001922FF" w:rsidRPr="00FB4C7F" w:rsidRDefault="001922FF"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Bees </w:t>
      </w:r>
      <w:commentRangeStart w:id="7"/>
      <w:commentRangeStart w:id="8"/>
      <w:r w:rsidRPr="00FB4C7F">
        <w:rPr>
          <w:rFonts w:ascii="Times New Roman" w:hAnsi="Times New Roman" w:cs="Times New Roman"/>
          <w:szCs w:val="24"/>
        </w:rPr>
        <w:t xml:space="preserve">were collected using pan </w:t>
      </w:r>
      <w:r w:rsidR="00FA7024" w:rsidRPr="00FB4C7F">
        <w:rPr>
          <w:rFonts w:ascii="Times New Roman" w:hAnsi="Times New Roman" w:cs="Times New Roman"/>
          <w:szCs w:val="24"/>
        </w:rPr>
        <w:t xml:space="preserve">or malaise </w:t>
      </w:r>
      <w:r w:rsidRPr="00FB4C7F">
        <w:rPr>
          <w:rFonts w:ascii="Times New Roman" w:hAnsi="Times New Roman" w:cs="Times New Roman"/>
          <w:szCs w:val="24"/>
        </w:rPr>
        <w:t xml:space="preserve">traps and </w:t>
      </w:r>
      <w:r w:rsidR="00557C38" w:rsidRPr="00FB4C7F">
        <w:rPr>
          <w:rFonts w:ascii="Times New Roman" w:hAnsi="Times New Roman" w:cs="Times New Roman"/>
          <w:szCs w:val="24"/>
        </w:rPr>
        <w:t xml:space="preserve">hand </w:t>
      </w:r>
      <w:r w:rsidRPr="00FB4C7F">
        <w:rPr>
          <w:rFonts w:ascii="Times New Roman" w:hAnsi="Times New Roman" w:cs="Times New Roman"/>
          <w:szCs w:val="24"/>
        </w:rPr>
        <w:t xml:space="preserve">vacuums as described by either Sivakoff et al. (2018) or Turo et al. (2021). </w:t>
      </w:r>
      <w:commentRangeStart w:id="9"/>
      <w:r w:rsidRPr="00FB4C7F">
        <w:rPr>
          <w:rFonts w:ascii="Times New Roman" w:hAnsi="Times New Roman" w:cs="Times New Roman"/>
          <w:szCs w:val="24"/>
        </w:rPr>
        <w:t xml:space="preserve">In 2011-2012, pan </w:t>
      </w:r>
      <w:commentRangeEnd w:id="7"/>
      <w:r w:rsidR="00512B9B" w:rsidRPr="00FB4C7F">
        <w:rPr>
          <w:rStyle w:val="CommentReference"/>
          <w:rFonts w:ascii="Times New Roman" w:hAnsi="Times New Roman" w:cs="Times New Roman"/>
          <w:sz w:val="24"/>
          <w:szCs w:val="24"/>
        </w:rPr>
        <w:commentReference w:id="7"/>
      </w:r>
      <w:commentRangeEnd w:id="8"/>
      <w:r w:rsidR="00EF7CC9">
        <w:rPr>
          <w:rStyle w:val="CommentReference"/>
        </w:rPr>
        <w:commentReference w:id="8"/>
      </w:r>
      <w:r w:rsidRPr="00FB4C7F">
        <w:rPr>
          <w:rFonts w:ascii="Times New Roman" w:hAnsi="Times New Roman" w:cs="Times New Roman"/>
          <w:szCs w:val="24"/>
        </w:rPr>
        <w:t xml:space="preserve">trapping </w:t>
      </w:r>
      <w:del w:id="10" w:author="Gardiner, Mary" w:date="2022-09-13T07:32:00Z">
        <w:r w:rsidRPr="00FB4C7F" w:rsidDel="00E05517">
          <w:rPr>
            <w:rFonts w:ascii="Times New Roman" w:hAnsi="Times New Roman" w:cs="Times New Roman"/>
            <w:szCs w:val="24"/>
          </w:rPr>
          <w:delText>was performed</w:delText>
        </w:r>
      </w:del>
      <w:ins w:id="11" w:author="Gardiner, Mary" w:date="2022-09-13T07:32:00Z">
        <w:r w:rsidR="00E05517" w:rsidRPr="00FB4C7F">
          <w:rPr>
            <w:rFonts w:ascii="Times New Roman" w:hAnsi="Times New Roman" w:cs="Times New Roman"/>
            <w:szCs w:val="24"/>
          </w:rPr>
          <w:t>was conducted</w:t>
        </w:r>
      </w:ins>
      <w:r w:rsidRPr="00FB4C7F">
        <w:rPr>
          <w:rFonts w:ascii="Times New Roman" w:hAnsi="Times New Roman" w:cs="Times New Roman"/>
          <w:szCs w:val="24"/>
        </w:rPr>
        <w:t xml:space="preserve"> using</w:t>
      </w:r>
      <w:r w:rsidR="00EA3BE2" w:rsidRPr="00FB4C7F">
        <w:rPr>
          <w:rFonts w:ascii="Times New Roman" w:hAnsi="Times New Roman" w:cs="Times New Roman"/>
          <w:szCs w:val="24"/>
        </w:rPr>
        <w:t xml:space="preserve"> twelve</w:t>
      </w:r>
      <w:r w:rsidRPr="00FB4C7F">
        <w:rPr>
          <w:rFonts w:ascii="Times New Roman" w:hAnsi="Times New Roman" w:cs="Times New Roman"/>
          <w:szCs w:val="24"/>
        </w:rPr>
        <w:t xml:space="preserve"> 96 mL cups (white, blue, or yellow) filled with 1% dish soap solution (Dawn©</w:t>
      </w:r>
      <w:ins w:id="12" w:author="Perry, Kayla" w:date="2022-07-11T09:49:00Z">
        <w:r w:rsidR="00EE49E6" w:rsidRPr="00FB4C7F">
          <w:rPr>
            <w:rFonts w:ascii="Times New Roman" w:hAnsi="Times New Roman" w:cs="Times New Roman"/>
            <w:szCs w:val="24"/>
          </w:rPr>
          <w:t xml:space="preserve"> </w:t>
        </w:r>
      </w:ins>
      <w:r w:rsidRPr="00FB4C7F">
        <w:rPr>
          <w:rFonts w:ascii="Times New Roman" w:hAnsi="Times New Roman" w:cs="Times New Roman"/>
          <w:szCs w:val="24"/>
        </w:rPr>
        <w:t xml:space="preserve">Proctor and Gamble, Cincinnati, OH, USA), and traps were left at sites for 48 hours three times a summer (early, mid, and late). In 2015-2016, trapping </w:t>
      </w:r>
      <w:r w:rsidR="00557C38" w:rsidRPr="00FB4C7F">
        <w:rPr>
          <w:rFonts w:ascii="Times New Roman" w:hAnsi="Times New Roman" w:cs="Times New Roman"/>
          <w:szCs w:val="24"/>
        </w:rPr>
        <w:t xml:space="preserve">consisted of </w:t>
      </w:r>
      <w:r w:rsidR="00FA7024" w:rsidRPr="00FB4C7F">
        <w:rPr>
          <w:rFonts w:ascii="Times New Roman" w:hAnsi="Times New Roman" w:cs="Times New Roman"/>
          <w:szCs w:val="24"/>
        </w:rPr>
        <w:t xml:space="preserve">seven </w:t>
      </w:r>
      <w:r w:rsidRPr="00FB4C7F">
        <w:rPr>
          <w:rFonts w:ascii="Times New Roman" w:hAnsi="Times New Roman" w:cs="Times New Roman"/>
          <w:szCs w:val="24"/>
        </w:rPr>
        <w:t>yellow, 12 oz bowls filled with 1% dish soap solution (Blue Dawn©</w:t>
      </w:r>
      <w:r w:rsidR="00EE49E6" w:rsidRPr="00FB4C7F">
        <w:rPr>
          <w:rFonts w:ascii="Times New Roman" w:hAnsi="Times New Roman" w:cs="Times New Roman"/>
          <w:szCs w:val="24"/>
        </w:rPr>
        <w:t xml:space="preserve"> </w:t>
      </w:r>
      <w:r w:rsidRPr="00FB4C7F">
        <w:rPr>
          <w:rFonts w:ascii="Times New Roman" w:hAnsi="Times New Roman" w:cs="Times New Roman"/>
          <w:szCs w:val="24"/>
        </w:rPr>
        <w:t xml:space="preserve">Proctor and Gamble, Cincinnati, OH, USA) </w:t>
      </w:r>
      <w:r w:rsidR="00FA7024" w:rsidRPr="00FB4C7F">
        <w:rPr>
          <w:rFonts w:ascii="Times New Roman" w:hAnsi="Times New Roman" w:cs="Times New Roman"/>
          <w:szCs w:val="24"/>
        </w:rPr>
        <w:t>and one SLAM Malaise trap (</w:t>
      </w:r>
      <w:proofErr w:type="spellStart"/>
      <w:r w:rsidR="00FA7024" w:rsidRPr="00FB4C7F">
        <w:rPr>
          <w:rFonts w:ascii="Times New Roman" w:hAnsi="Times New Roman" w:cs="Times New Roman"/>
          <w:szCs w:val="24"/>
        </w:rPr>
        <w:t>Bugdorm</w:t>
      </w:r>
      <w:proofErr w:type="spellEnd"/>
      <w:r w:rsidR="00FA7024" w:rsidRPr="00FB4C7F">
        <w:rPr>
          <w:rFonts w:ascii="Times New Roman" w:hAnsi="Times New Roman" w:cs="Times New Roman"/>
          <w:szCs w:val="24"/>
        </w:rPr>
        <w:t xml:space="preserve">© </w:t>
      </w:r>
      <w:proofErr w:type="spellStart"/>
      <w:r w:rsidR="00FA7024" w:rsidRPr="00FB4C7F">
        <w:rPr>
          <w:rFonts w:ascii="Times New Roman" w:hAnsi="Times New Roman" w:cs="Times New Roman"/>
          <w:szCs w:val="24"/>
        </w:rPr>
        <w:t>MegaView</w:t>
      </w:r>
      <w:proofErr w:type="spellEnd"/>
      <w:r w:rsidR="00FA7024" w:rsidRPr="00FB4C7F">
        <w:rPr>
          <w:rFonts w:ascii="Times New Roman" w:hAnsi="Times New Roman" w:cs="Times New Roman"/>
          <w:szCs w:val="24"/>
        </w:rPr>
        <w:t xml:space="preserve"> Science Co.) </w:t>
      </w:r>
      <w:r w:rsidRPr="00FB4C7F">
        <w:rPr>
          <w:rFonts w:ascii="Times New Roman" w:hAnsi="Times New Roman" w:cs="Times New Roman"/>
          <w:szCs w:val="24"/>
        </w:rPr>
        <w:t xml:space="preserve">left at each site for four hours three times a summer (early, mid, and late). </w:t>
      </w:r>
      <w:commentRangeEnd w:id="9"/>
      <w:r w:rsidR="00557C38" w:rsidRPr="00FB4C7F">
        <w:rPr>
          <w:rStyle w:val="CommentReference"/>
          <w:rFonts w:ascii="Times New Roman" w:hAnsi="Times New Roman" w:cs="Times New Roman"/>
          <w:sz w:val="24"/>
          <w:szCs w:val="24"/>
        </w:rPr>
        <w:commentReference w:id="9"/>
      </w:r>
      <w:r w:rsidRPr="00FB4C7F">
        <w:rPr>
          <w:rFonts w:ascii="Times New Roman" w:hAnsi="Times New Roman" w:cs="Times New Roman"/>
          <w:szCs w:val="24"/>
        </w:rPr>
        <w:t xml:space="preserve">Additionally, foraging bees were collected using hand vacuums (© </w:t>
      </w:r>
      <w:proofErr w:type="spellStart"/>
      <w:r w:rsidRPr="00FB4C7F">
        <w:rPr>
          <w:rFonts w:ascii="Times New Roman" w:hAnsi="Times New Roman" w:cs="Times New Roman"/>
          <w:szCs w:val="24"/>
        </w:rPr>
        <w:t>Bioquip</w:t>
      </w:r>
      <w:proofErr w:type="spellEnd"/>
      <w:r w:rsidRPr="00FB4C7F">
        <w:rPr>
          <w:rFonts w:ascii="Times New Roman" w:hAnsi="Times New Roman" w:cs="Times New Roman"/>
          <w:szCs w:val="24"/>
        </w:rPr>
        <w:t>) at each site once a month for three months during 2015 and 2016. Vacuum sampling at each site</w:t>
      </w:r>
      <w:r w:rsidR="00F11012" w:rsidRPr="00FB4C7F">
        <w:rPr>
          <w:rFonts w:ascii="Times New Roman" w:hAnsi="Times New Roman" w:cs="Times New Roman"/>
          <w:szCs w:val="24"/>
        </w:rPr>
        <w:t xml:space="preserve"> occurred</w:t>
      </w:r>
      <w:r w:rsidRPr="00FB4C7F">
        <w:rPr>
          <w:rFonts w:ascii="Times New Roman" w:hAnsi="Times New Roman" w:cs="Times New Roman"/>
          <w:szCs w:val="24"/>
        </w:rPr>
        <w:t xml:space="preserve"> </w:t>
      </w:r>
      <w:r w:rsidR="00F11012" w:rsidRPr="00FB4C7F">
        <w:rPr>
          <w:rFonts w:ascii="Times New Roman" w:hAnsi="Times New Roman" w:cs="Times New Roman"/>
          <w:szCs w:val="24"/>
        </w:rPr>
        <w:t xml:space="preserve">between 10 am and </w:t>
      </w:r>
      <w:r w:rsidR="00E05517" w:rsidRPr="00FB4C7F">
        <w:rPr>
          <w:rFonts w:ascii="Times New Roman" w:hAnsi="Times New Roman" w:cs="Times New Roman"/>
          <w:szCs w:val="24"/>
        </w:rPr>
        <w:t xml:space="preserve">4 pm. Each flowing species was observed for </w:t>
      </w:r>
      <w:r w:rsidRPr="00FB4C7F">
        <w:rPr>
          <w:rFonts w:ascii="Times New Roman" w:hAnsi="Times New Roman" w:cs="Times New Roman"/>
          <w:szCs w:val="24"/>
        </w:rPr>
        <w:t xml:space="preserve">4.5 minutes. </w:t>
      </w:r>
    </w:p>
    <w:p w14:paraId="02EF7686" w14:textId="77777777" w:rsidR="00A973F0" w:rsidRPr="00FB4C7F" w:rsidRDefault="00A973F0"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Landscape Features</w:t>
      </w:r>
    </w:p>
    <w:p w14:paraId="211219CC" w14:textId="21E7EFA5" w:rsidR="009925B6" w:rsidRPr="00FB4C7F" w:rsidRDefault="00557C38"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Data </w:t>
      </w:r>
      <w:r w:rsidR="00A973F0" w:rsidRPr="00FB4C7F">
        <w:rPr>
          <w:rFonts w:ascii="Times New Roman" w:hAnsi="Times New Roman" w:cs="Times New Roman"/>
          <w:szCs w:val="24"/>
        </w:rPr>
        <w:t xml:space="preserve">describing land cover at 1 m resolution from 2011 aerial imagery were obtained through the Cleveland City Planning Commission. </w:t>
      </w:r>
      <w:r w:rsidR="00E4079E" w:rsidRPr="00FB4C7F">
        <w:rPr>
          <w:rFonts w:ascii="Times New Roman" w:hAnsi="Times New Roman" w:cs="Times New Roman"/>
          <w:szCs w:val="24"/>
        </w:rPr>
        <w:t xml:space="preserve">Data included 10 </w:t>
      </w:r>
      <w:r w:rsidR="0047064E" w:rsidRPr="00FB4C7F">
        <w:rPr>
          <w:rFonts w:ascii="Times New Roman" w:hAnsi="Times New Roman" w:cs="Times New Roman"/>
          <w:szCs w:val="24"/>
        </w:rPr>
        <w:t>landcover classes</w:t>
      </w:r>
      <w:r w:rsidR="00E4079E" w:rsidRPr="00FB4C7F">
        <w:rPr>
          <w:rFonts w:ascii="Times New Roman" w:hAnsi="Times New Roman" w:cs="Times New Roman"/>
          <w:szCs w:val="24"/>
        </w:rPr>
        <w:t>: grass/shrub, bare soil, water, buildings, roads</w:t>
      </w:r>
      <w:r w:rsidR="00D63242" w:rsidRPr="00FB4C7F">
        <w:rPr>
          <w:rFonts w:ascii="Times New Roman" w:hAnsi="Times New Roman" w:cs="Times New Roman"/>
          <w:szCs w:val="24"/>
        </w:rPr>
        <w:t xml:space="preserve"> or railroads, other paved surfaces, tree canopy over vegetation or soil, tree canopy over buildings, tree canopy over roads or railroads, and tree canopy over other paved surfaces. </w:t>
      </w:r>
      <w:r w:rsidR="00A973F0" w:rsidRPr="00FB4C7F">
        <w:rPr>
          <w:rFonts w:ascii="Times New Roman" w:hAnsi="Times New Roman" w:cs="Times New Roman"/>
          <w:szCs w:val="24"/>
        </w:rPr>
        <w:t xml:space="preserve">For a 1,500 m radius surrounding each site, </w:t>
      </w:r>
      <w:r w:rsidR="00E53B42" w:rsidRPr="00FB4C7F">
        <w:rPr>
          <w:rFonts w:ascii="Times New Roman" w:hAnsi="Times New Roman" w:cs="Times New Roman"/>
          <w:szCs w:val="24"/>
        </w:rPr>
        <w:t xml:space="preserve">land cover was </w:t>
      </w:r>
      <w:r w:rsidR="00A973F0" w:rsidRPr="00FB4C7F">
        <w:rPr>
          <w:rFonts w:ascii="Times New Roman" w:hAnsi="Times New Roman" w:cs="Times New Roman"/>
          <w:szCs w:val="24"/>
        </w:rPr>
        <w:t xml:space="preserve">classified as </w:t>
      </w:r>
      <w:commentRangeStart w:id="13"/>
      <w:r w:rsidR="00A973F0" w:rsidRPr="00FB4C7F">
        <w:rPr>
          <w:rFonts w:ascii="Times New Roman" w:hAnsi="Times New Roman" w:cs="Times New Roman"/>
          <w:szCs w:val="24"/>
        </w:rPr>
        <w:t>either greenspace</w:t>
      </w:r>
      <w:r w:rsidR="00D63242" w:rsidRPr="00FB4C7F">
        <w:rPr>
          <w:rFonts w:ascii="Times New Roman" w:hAnsi="Times New Roman" w:cs="Times New Roman"/>
          <w:szCs w:val="24"/>
        </w:rPr>
        <w:t xml:space="preserve"> </w:t>
      </w:r>
      <w:r w:rsidR="0047064E" w:rsidRPr="00FB4C7F">
        <w:rPr>
          <w:rFonts w:ascii="Times New Roman" w:hAnsi="Times New Roman" w:cs="Times New Roman"/>
          <w:szCs w:val="24"/>
        </w:rPr>
        <w:t>(</w:t>
      </w:r>
      <w:r w:rsidR="00D63242" w:rsidRPr="00FB4C7F">
        <w:rPr>
          <w:rFonts w:ascii="Times New Roman" w:hAnsi="Times New Roman" w:cs="Times New Roman"/>
          <w:szCs w:val="24"/>
        </w:rPr>
        <w:t>grass/shrub and tree canopy over vegetation or soil</w:t>
      </w:r>
      <w:r w:rsidR="0047064E" w:rsidRPr="00FB4C7F">
        <w:rPr>
          <w:rFonts w:ascii="Times New Roman" w:hAnsi="Times New Roman" w:cs="Times New Roman"/>
          <w:szCs w:val="24"/>
        </w:rPr>
        <w:t>)</w:t>
      </w:r>
      <w:r w:rsidR="00D63242" w:rsidRPr="00FB4C7F">
        <w:rPr>
          <w:rFonts w:ascii="Times New Roman" w:hAnsi="Times New Roman" w:cs="Times New Roman"/>
          <w:szCs w:val="24"/>
        </w:rPr>
        <w:t xml:space="preserve"> </w:t>
      </w:r>
      <w:r w:rsidR="00A973F0" w:rsidRPr="00FB4C7F">
        <w:rPr>
          <w:rFonts w:ascii="Times New Roman" w:hAnsi="Times New Roman" w:cs="Times New Roman"/>
          <w:szCs w:val="24"/>
        </w:rPr>
        <w:t>or other</w:t>
      </w:r>
      <w:commentRangeEnd w:id="13"/>
      <w:r w:rsidR="0047064E" w:rsidRPr="00FB4C7F">
        <w:rPr>
          <w:rFonts w:ascii="Times New Roman" w:hAnsi="Times New Roman" w:cs="Times New Roman"/>
          <w:szCs w:val="24"/>
        </w:rPr>
        <w:t xml:space="preserve"> (all other land cover types)</w:t>
      </w:r>
      <w:r w:rsidR="00E53B42" w:rsidRPr="00FB4C7F">
        <w:rPr>
          <w:rStyle w:val="CommentReference"/>
          <w:rFonts w:ascii="Times New Roman" w:hAnsi="Times New Roman" w:cs="Times New Roman"/>
          <w:sz w:val="24"/>
          <w:szCs w:val="24"/>
        </w:rPr>
        <w:commentReference w:id="13"/>
      </w:r>
      <w:r w:rsidR="00A973F0" w:rsidRPr="00FB4C7F">
        <w:rPr>
          <w:rFonts w:ascii="Times New Roman" w:hAnsi="Times New Roman" w:cs="Times New Roman"/>
          <w:szCs w:val="24"/>
        </w:rPr>
        <w:t xml:space="preserve">. We used FRAGSTATs software </w:t>
      </w:r>
      <w:r w:rsidR="005A5CDC" w:rsidRPr="00FB4C7F">
        <w:rPr>
          <w:rFonts w:ascii="Times New Roman" w:hAnsi="Times New Roman" w:cs="Times New Roman"/>
          <w:szCs w:val="24"/>
        </w:rPr>
        <w:fldChar w:fldCharType="begin"/>
      </w:r>
      <w:r w:rsidR="005A5CDC" w:rsidRPr="00FB4C7F">
        <w:rPr>
          <w:rFonts w:ascii="Times New Roman" w:hAnsi="Times New Roman" w:cs="Times New Roman"/>
          <w:szCs w:val="24"/>
        </w:rPr>
        <w:instrText xml:space="preserve"> ADDIN ZOTERO_ITEM CSL_CITATION {"citationID":"yKH0wW7n","properties":{"formattedCitation":"(McGarigal et al. 2012)","plainCitation":"(McGarigal et al. 2012)","noteIndex":0},"citationItems":[{"id":891,"uris":["http://zotero.org/users/5582488/items/JK84VA73"],"itemData":{"id":891,"type":"software","event-place":"Amherst, MA","publisher":"University of Massachusetts","publisher-place":"Amherst, MA","title":"FRAGSTATS v4: spatial pattern analysis program for categorical and continuous maps.","URL":"http://www.umass.edu/landeco/research/fragstats/fragstats.html","author":[{"family":"McGarigal","given":"Kevin"},{"family":"Cushman","given":"Sam A."},{"family":"Ene","given":"Edward"}],"issued":{"date-parts":[["2012"]]}}}],"schema":"https://github.com/citation-style-language/schema/raw/master/csl-citation.json"} </w:instrText>
      </w:r>
      <w:r w:rsidR="005A5CDC" w:rsidRPr="00FB4C7F">
        <w:rPr>
          <w:rFonts w:ascii="Times New Roman" w:hAnsi="Times New Roman" w:cs="Times New Roman"/>
          <w:szCs w:val="24"/>
        </w:rPr>
        <w:fldChar w:fldCharType="separate"/>
      </w:r>
      <w:r w:rsidR="005A5CDC" w:rsidRPr="00FB4C7F">
        <w:rPr>
          <w:rFonts w:ascii="Times New Roman" w:hAnsi="Times New Roman" w:cs="Times New Roman"/>
          <w:szCs w:val="24"/>
        </w:rPr>
        <w:t>(McGarigal et al. 2012)</w:t>
      </w:r>
      <w:r w:rsidR="005A5CDC" w:rsidRPr="00FB4C7F">
        <w:rPr>
          <w:rFonts w:ascii="Times New Roman" w:hAnsi="Times New Roman" w:cs="Times New Roman"/>
          <w:szCs w:val="24"/>
        </w:rPr>
        <w:fldChar w:fldCharType="end"/>
      </w:r>
      <w:r w:rsidR="005A5CDC" w:rsidRPr="00FB4C7F">
        <w:rPr>
          <w:rFonts w:ascii="Times New Roman" w:hAnsi="Times New Roman" w:cs="Times New Roman"/>
          <w:szCs w:val="24"/>
        </w:rPr>
        <w:t xml:space="preserve"> </w:t>
      </w:r>
      <w:r w:rsidR="00A973F0" w:rsidRPr="00FB4C7F">
        <w:rPr>
          <w:rFonts w:ascii="Times New Roman" w:hAnsi="Times New Roman" w:cs="Times New Roman"/>
          <w:szCs w:val="24"/>
        </w:rPr>
        <w:t xml:space="preserve">to measure (1) </w:t>
      </w:r>
      <w:r w:rsidR="00C73A5B" w:rsidRPr="00FB4C7F">
        <w:rPr>
          <w:rFonts w:ascii="Times New Roman" w:hAnsi="Times New Roman" w:cs="Times New Roman"/>
          <w:szCs w:val="24"/>
        </w:rPr>
        <w:t>the p</w:t>
      </w:r>
      <w:r w:rsidR="00A973F0" w:rsidRPr="00FB4C7F">
        <w:rPr>
          <w:rFonts w:ascii="Times New Roman" w:hAnsi="Times New Roman" w:cs="Times New Roman"/>
          <w:szCs w:val="24"/>
        </w:rPr>
        <w:t xml:space="preserve">ercentage of the </w:t>
      </w:r>
      <w:r w:rsidR="00C73A5B" w:rsidRPr="00FB4C7F">
        <w:rPr>
          <w:rFonts w:ascii="Times New Roman" w:hAnsi="Times New Roman" w:cs="Times New Roman"/>
          <w:szCs w:val="24"/>
        </w:rPr>
        <w:t xml:space="preserve">buffer </w:t>
      </w:r>
      <w:r w:rsidR="00A973F0" w:rsidRPr="00FB4C7F">
        <w:rPr>
          <w:rFonts w:ascii="Times New Roman" w:hAnsi="Times New Roman" w:cs="Times New Roman"/>
          <w:szCs w:val="24"/>
        </w:rPr>
        <w:t>made up by greenspace</w:t>
      </w:r>
      <w:r w:rsidR="00D14BE8" w:rsidRPr="00FB4C7F">
        <w:rPr>
          <w:rFonts w:ascii="Times New Roman" w:hAnsi="Times New Roman" w:cs="Times New Roman"/>
          <w:szCs w:val="24"/>
        </w:rPr>
        <w:t xml:space="preserve"> </w:t>
      </w:r>
      <w:r w:rsidR="00A973F0" w:rsidRPr="00FB4C7F">
        <w:rPr>
          <w:rFonts w:ascii="Times New Roman" w:hAnsi="Times New Roman" w:cs="Times New Roman"/>
          <w:szCs w:val="24"/>
        </w:rPr>
        <w:t xml:space="preserve"> (</w:t>
      </w:r>
      <w:r w:rsidR="00C73A5B" w:rsidRPr="00FB4C7F">
        <w:rPr>
          <w:rFonts w:ascii="Times New Roman" w:hAnsi="Times New Roman" w:cs="Times New Roman"/>
          <w:szCs w:val="24"/>
        </w:rPr>
        <w:t>Percentage Land</w:t>
      </w:r>
      <w:r w:rsidR="005E065B" w:rsidRPr="00FB4C7F">
        <w:rPr>
          <w:rFonts w:ascii="Times New Roman" w:hAnsi="Times New Roman" w:cs="Times New Roman"/>
          <w:szCs w:val="24"/>
        </w:rPr>
        <w:t xml:space="preserve">, </w:t>
      </w:r>
      <w:commentRangeStart w:id="14"/>
      <w:r w:rsidR="00A973F0" w:rsidRPr="00FB4C7F">
        <w:rPr>
          <w:rFonts w:ascii="Times New Roman" w:hAnsi="Times New Roman" w:cs="Times New Roman"/>
          <w:szCs w:val="24"/>
        </w:rPr>
        <w:t>PLAND</w:t>
      </w:r>
      <w:commentRangeEnd w:id="14"/>
      <w:r w:rsidR="00E53B42" w:rsidRPr="00FB4C7F">
        <w:rPr>
          <w:rStyle w:val="CommentReference"/>
          <w:rFonts w:ascii="Times New Roman" w:hAnsi="Times New Roman" w:cs="Times New Roman"/>
          <w:sz w:val="24"/>
          <w:szCs w:val="24"/>
        </w:rPr>
        <w:commentReference w:id="14"/>
      </w:r>
      <w:r w:rsidR="00A973F0" w:rsidRPr="00FB4C7F">
        <w:rPr>
          <w:rFonts w:ascii="Times New Roman" w:hAnsi="Times New Roman" w:cs="Times New Roman"/>
          <w:szCs w:val="24"/>
        </w:rPr>
        <w:t xml:space="preserve">), (2) percentage </w:t>
      </w:r>
      <w:r w:rsidR="00A973F0" w:rsidRPr="00FB4C7F">
        <w:rPr>
          <w:rFonts w:ascii="Times New Roman" w:hAnsi="Times New Roman" w:cs="Times New Roman"/>
          <w:szCs w:val="24"/>
        </w:rPr>
        <w:lastRenderedPageBreak/>
        <w:t>of a landscape made of the largest patch of greenspace (L</w:t>
      </w:r>
      <w:r w:rsidR="00E53B42" w:rsidRPr="00FB4C7F">
        <w:rPr>
          <w:rFonts w:ascii="Times New Roman" w:hAnsi="Times New Roman" w:cs="Times New Roman"/>
          <w:szCs w:val="24"/>
        </w:rPr>
        <w:t xml:space="preserve">argest </w:t>
      </w:r>
      <w:r w:rsidR="00A973F0" w:rsidRPr="00FB4C7F">
        <w:rPr>
          <w:rFonts w:ascii="Times New Roman" w:hAnsi="Times New Roman" w:cs="Times New Roman"/>
          <w:szCs w:val="24"/>
        </w:rPr>
        <w:t>P</w:t>
      </w:r>
      <w:r w:rsidR="00E53B42" w:rsidRPr="00FB4C7F">
        <w:rPr>
          <w:rFonts w:ascii="Times New Roman" w:hAnsi="Times New Roman" w:cs="Times New Roman"/>
          <w:szCs w:val="24"/>
        </w:rPr>
        <w:t xml:space="preserve">atch </w:t>
      </w:r>
      <w:r w:rsidR="00A973F0" w:rsidRPr="00FB4C7F">
        <w:rPr>
          <w:rFonts w:ascii="Times New Roman" w:hAnsi="Times New Roman" w:cs="Times New Roman"/>
          <w:szCs w:val="24"/>
        </w:rPr>
        <w:t>I</w:t>
      </w:r>
      <w:r w:rsidR="00E53B42" w:rsidRPr="00FB4C7F">
        <w:rPr>
          <w:rFonts w:ascii="Times New Roman" w:hAnsi="Times New Roman" w:cs="Times New Roman"/>
          <w:szCs w:val="24"/>
        </w:rPr>
        <w:t>ndex, LPI</w:t>
      </w:r>
      <w:r w:rsidR="00A973F0" w:rsidRPr="00FB4C7F">
        <w:rPr>
          <w:rFonts w:ascii="Times New Roman" w:hAnsi="Times New Roman" w:cs="Times New Roman"/>
          <w:szCs w:val="24"/>
        </w:rPr>
        <w:t xml:space="preserve">), and (3) </w:t>
      </w:r>
      <w:commentRangeStart w:id="15"/>
      <w:r w:rsidR="00A973F0" w:rsidRPr="00FB4C7F">
        <w:rPr>
          <w:rFonts w:ascii="Times New Roman" w:hAnsi="Times New Roman" w:cs="Times New Roman"/>
          <w:szCs w:val="24"/>
        </w:rPr>
        <w:t>mean isolation (m) between greenspace</w:t>
      </w:r>
      <w:r w:rsidR="005E065B" w:rsidRPr="00FB4C7F">
        <w:rPr>
          <w:rFonts w:ascii="Times New Roman" w:hAnsi="Times New Roman" w:cs="Times New Roman"/>
          <w:szCs w:val="24"/>
        </w:rPr>
        <w:t xml:space="preserve"> patche</w:t>
      </w:r>
      <w:r w:rsidR="00A973F0" w:rsidRPr="00FB4C7F">
        <w:rPr>
          <w:rFonts w:ascii="Times New Roman" w:hAnsi="Times New Roman" w:cs="Times New Roman"/>
          <w:szCs w:val="24"/>
        </w:rPr>
        <w:t>s (</w:t>
      </w:r>
      <w:r w:rsidR="005E065B" w:rsidRPr="00FB4C7F">
        <w:rPr>
          <w:rFonts w:ascii="Times New Roman" w:hAnsi="Times New Roman" w:cs="Times New Roman"/>
          <w:szCs w:val="24"/>
        </w:rPr>
        <w:t xml:space="preserve">Euclidean Nearest Neighbor Distance, </w:t>
      </w:r>
      <w:r w:rsidR="00A973F0" w:rsidRPr="00FB4C7F">
        <w:rPr>
          <w:rFonts w:ascii="Times New Roman" w:hAnsi="Times New Roman" w:cs="Times New Roman"/>
          <w:szCs w:val="24"/>
        </w:rPr>
        <w:t>ENN.MN)</w:t>
      </w:r>
      <w:commentRangeEnd w:id="15"/>
      <w:r w:rsidR="00E53B42" w:rsidRPr="00FB4C7F">
        <w:rPr>
          <w:rStyle w:val="CommentReference"/>
          <w:rFonts w:ascii="Times New Roman" w:hAnsi="Times New Roman" w:cs="Times New Roman"/>
          <w:sz w:val="24"/>
          <w:szCs w:val="24"/>
        </w:rPr>
        <w:commentReference w:id="15"/>
      </w:r>
      <w:r w:rsidR="00085A31" w:rsidRPr="00FB4C7F">
        <w:rPr>
          <w:rFonts w:ascii="Times New Roman" w:hAnsi="Times New Roman" w:cs="Times New Roman"/>
          <w:szCs w:val="24"/>
        </w:rPr>
        <w:t xml:space="preserve">, which is </w:t>
      </w:r>
      <w:r w:rsidR="00321116" w:rsidRPr="00FB4C7F">
        <w:rPr>
          <w:rFonts w:ascii="Times New Roman" w:hAnsi="Times New Roman" w:cs="Times New Roman"/>
          <w:szCs w:val="24"/>
        </w:rPr>
        <w:t>calculated through averaging the shortest</w:t>
      </w:r>
      <w:r w:rsidR="00085A31" w:rsidRPr="00FB4C7F">
        <w:rPr>
          <w:rFonts w:ascii="Times New Roman" w:hAnsi="Times New Roman" w:cs="Times New Roman"/>
          <w:szCs w:val="24"/>
        </w:rPr>
        <w:t xml:space="preserve"> di</w:t>
      </w:r>
      <w:r w:rsidR="00321116" w:rsidRPr="00FB4C7F">
        <w:rPr>
          <w:rFonts w:ascii="Times New Roman" w:hAnsi="Times New Roman" w:cs="Times New Roman"/>
          <w:szCs w:val="24"/>
        </w:rPr>
        <w:t>stance between each patch and its nearest nei</w:t>
      </w:r>
      <w:r w:rsidR="00BF7B1D" w:rsidRPr="00FB4C7F">
        <w:rPr>
          <w:rFonts w:ascii="Times New Roman" w:hAnsi="Times New Roman" w:cs="Times New Roman"/>
          <w:szCs w:val="24"/>
        </w:rPr>
        <w:t>ghbor of the same classification</w:t>
      </w:r>
      <w:r w:rsidR="00A973F0" w:rsidRPr="00FB4C7F">
        <w:rPr>
          <w:rFonts w:ascii="Times New Roman" w:hAnsi="Times New Roman" w:cs="Times New Roman"/>
          <w:szCs w:val="24"/>
        </w:rPr>
        <w:t xml:space="preserve">. </w:t>
      </w:r>
    </w:p>
    <w:p w14:paraId="319A3110" w14:textId="47187356" w:rsidR="006B3BB4" w:rsidRPr="00FB4C7F" w:rsidRDefault="006B3BB4"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Regional Species Pool</w:t>
      </w:r>
    </w:p>
    <w:p w14:paraId="07F4E91E" w14:textId="2FBE5A73" w:rsidR="003C56DD" w:rsidRPr="00FB4C7F" w:rsidRDefault="00512B9B" w:rsidP="00FB4C7F">
      <w:pPr>
        <w:spacing w:after="0" w:line="480" w:lineRule="auto"/>
        <w:ind w:firstLine="720"/>
        <w:rPr>
          <w:rFonts w:ascii="Times New Roman" w:hAnsi="Times New Roman" w:cs="Times New Roman"/>
          <w:szCs w:val="24"/>
        </w:rPr>
      </w:pPr>
      <w:commentRangeStart w:id="16"/>
      <w:commentRangeStart w:id="17"/>
      <w:r w:rsidRPr="00FB4C7F">
        <w:rPr>
          <w:rFonts w:ascii="Times New Roman" w:hAnsi="Times New Roman" w:cs="Times New Roman"/>
          <w:szCs w:val="24"/>
        </w:rPr>
        <w:t xml:space="preserve">The regional species pool was </w:t>
      </w:r>
      <w:r w:rsidR="006B3BB4" w:rsidRPr="00FB4C7F">
        <w:rPr>
          <w:rFonts w:ascii="Times New Roman" w:hAnsi="Times New Roman" w:cs="Times New Roman"/>
          <w:szCs w:val="24"/>
        </w:rPr>
        <w:t>defined</w:t>
      </w:r>
      <w:r w:rsidRPr="00FB4C7F">
        <w:rPr>
          <w:rFonts w:ascii="Times New Roman" w:hAnsi="Times New Roman" w:cs="Times New Roman"/>
          <w:szCs w:val="24"/>
        </w:rPr>
        <w:t xml:space="preserve"> as all bee species recorded from the state of Ohio. Records were determined</w:t>
      </w:r>
      <w:r w:rsidR="006B3BB4" w:rsidRPr="00FB4C7F">
        <w:rPr>
          <w:rFonts w:ascii="Times New Roman" w:hAnsi="Times New Roman" w:cs="Times New Roman"/>
          <w:szCs w:val="24"/>
        </w:rPr>
        <w:t xml:space="preserve"> using historical species</w:t>
      </w:r>
      <w:r w:rsidRPr="00FB4C7F">
        <w:rPr>
          <w:rFonts w:ascii="Times New Roman" w:hAnsi="Times New Roman" w:cs="Times New Roman"/>
          <w:szCs w:val="24"/>
        </w:rPr>
        <w:t xml:space="preserve"> data</w:t>
      </w:r>
      <w:r w:rsidR="002A61E5" w:rsidRPr="00FB4C7F">
        <w:rPr>
          <w:rFonts w:ascii="Times New Roman" w:hAnsi="Times New Roman" w:cs="Times New Roman"/>
          <w:szCs w:val="24"/>
        </w:rPr>
        <w:t xml:space="preserve"> </w:t>
      </w:r>
      <w:r w:rsidR="005A5CDC" w:rsidRPr="00FB4C7F">
        <w:rPr>
          <w:rFonts w:ascii="Times New Roman" w:hAnsi="Times New Roman" w:cs="Times New Roman"/>
          <w:szCs w:val="24"/>
        </w:rPr>
        <w:fldChar w:fldCharType="begin"/>
      </w:r>
      <w:r w:rsidR="005A5CDC" w:rsidRPr="00FB4C7F">
        <w:rPr>
          <w:rFonts w:ascii="Times New Roman" w:hAnsi="Times New Roman" w:cs="Times New Roman"/>
          <w:szCs w:val="24"/>
        </w:rPr>
        <w:instrText xml:space="preserve"> ADDIN ZOTERO_ITEM CSL_CITATION {"citationID":"ibxlZIgv","properties":{"formattedCitation":"(Ascher and Pickering 2018)","plainCitation":"(Ascher and Pickering 2018)","noteIndex":0},"citationItems":[{"id":892,"uris":["http://zotero.org/users/5582488/items/DLYEDQEV"],"itemData":{"id":892,"type":"webpage","title":"Discover Life bee species guide and world checklist (Hymenoptera: Apoidea: Anthophila)","URL":"http://www.disco verli fe.org/mp/20q?guide =Apoid ea_species","author":[{"family":"Ascher","given":"J.S."},{"family":"Pickering","given":"J"}],"issued":{"date-parts":[["2018"]]}}}],"schema":"https://github.com/citation-style-language/schema/raw/master/csl-citation.json"} </w:instrText>
      </w:r>
      <w:r w:rsidR="005A5CDC" w:rsidRPr="00FB4C7F">
        <w:rPr>
          <w:rFonts w:ascii="Times New Roman" w:hAnsi="Times New Roman" w:cs="Times New Roman"/>
          <w:szCs w:val="24"/>
        </w:rPr>
        <w:fldChar w:fldCharType="separate"/>
      </w:r>
      <w:r w:rsidR="005A5CDC" w:rsidRPr="00FB4C7F">
        <w:rPr>
          <w:rFonts w:ascii="Times New Roman" w:hAnsi="Times New Roman" w:cs="Times New Roman"/>
          <w:szCs w:val="24"/>
        </w:rPr>
        <w:t>(Ascher and Pickering 2018)</w:t>
      </w:r>
      <w:r w:rsidR="005A5CDC" w:rsidRPr="00FB4C7F">
        <w:rPr>
          <w:rFonts w:ascii="Times New Roman" w:hAnsi="Times New Roman" w:cs="Times New Roman"/>
          <w:szCs w:val="24"/>
        </w:rPr>
        <w:fldChar w:fldCharType="end"/>
      </w:r>
      <w:r w:rsidRPr="00FB4C7F">
        <w:rPr>
          <w:rFonts w:ascii="Times New Roman" w:hAnsi="Times New Roman" w:cs="Times New Roman"/>
          <w:szCs w:val="24"/>
        </w:rPr>
        <w:t xml:space="preserve"> as well as the bee species collected within the city of Cleveland </w:t>
      </w:r>
      <w:r w:rsidR="005A5CDC" w:rsidRPr="00FB4C7F">
        <w:rPr>
          <w:rFonts w:ascii="Times New Roman" w:hAnsi="Times New Roman" w:cs="Times New Roman"/>
          <w:szCs w:val="24"/>
        </w:rPr>
        <w:fldChar w:fldCharType="begin"/>
      </w:r>
      <w:r w:rsidR="001E6C12" w:rsidRPr="00FB4C7F">
        <w:rPr>
          <w:rFonts w:ascii="Times New Roman" w:hAnsi="Times New Roman" w:cs="Times New Roman"/>
          <w:szCs w:val="24"/>
        </w:rPr>
        <w:instrText xml:space="preserve"> ADDIN ZOTERO_ITEM CSL_CITATION {"citationID":"nUSEaW06","properties":{"formattedCitation":"(Sivakoff et al. 2018, Turo et al. 2021)","plainCitation":"(Sivakoff et al. 2018, Turo et al. 2021)","noteIndex":0},"citationItems":[{"id":807,"uris":["http://zotero.org/users/5582488/items/C5CYHV2F"],"itemData":{"id":807,"type":"article-journal","abstract":"We investigated the relative importance of vacant lot and urban farm habitat features and their surrounding landscape context on bee community richness, abundance, composition, and resource use patterns. Three years of pan trap collections from 16 sites yielded a rich assemblage of bees from vacant lots and urban farms, with 98 species documented. We collected a greater bee abundance from vacant lots, and the two forms of greenspace supported significantly different bee communities. Plant–pollinator networks constructed from floral visitation observations revealed that, while the average number of bees utilizing available resources, niche breadth, and niche overlap were similar, the composition of floral resources and common foragers varied by habitat type. Finally, we found that the proportion of impervious surface and number of greenspace patches in the surrounding landscape strongly influenced bee assemblages. At a local scale (100 m radius), patch isolation appeared to limit colonization of vacant lots and urban farms. However, at a larger landscape scale (1000 m radius), increasing urbanization resulted in a greater concentration of bees utilizing vacant lots and urban farms, illustrating that maintaining greenspaces provides important habitat, even within highly developed landscapes","container-title":"Sustainability","DOI":"10.3390/su10061926","ISSN":"2071-1050","issue":"6","journalAbbreviation":"Sustainability","language":"en","page":"1926","source":"DOI.org (Crossref)","title":"Unique Bee Communities within Vacant Lots and Urban Farms Result from Variation in Surrounding Urbanization Intensity","volume":"10","author":[{"family":"Sivakoff","given":"Frances"},{"family":"Prajzner","given":"Scott"},{"family":"Gardiner","given":"Mary"}],"issued":{"date-parts":[["2018",6,8]]}}},{"id":809,"uris":["http://zotero.org/users/5582488/items/6TGLXXGE"],"itemData":{"id":809,"type":"article-journal","container-title":"Journal of Applied Ecology","DOI":"10.1111/1365-2664.13773","ISSN":"0021-8901, 1365-2664","issue":"1","journalAbbreviation":"J Appl Ecol","language":"en","page":"58-69","source":"DOI.org (Crossref)","title":"Conservation in post‐industrial cities: How does vacant land management and landscape configuration influence urban bees?","title-short":"Conservation in post‐industrial cities","volume":"58","author":[{"family":"Turo","given":"Katherine J."},{"family":"Spring","given":"MaLisa R."},{"family":"Sivakoff","given":"Frances S."},{"family":"Delgado de la flor","given":"Yvan A."},{"family":"Gardiner","given":"Mary M."}],"editor":[{"family":"Garibaldi","given":"Lucas"}],"issued":{"date-parts":[["2021",1]]}}}],"schema":"https://github.com/citation-style-language/schema/raw/master/csl-citation.json"} </w:instrText>
      </w:r>
      <w:r w:rsidR="005A5CDC" w:rsidRPr="00FB4C7F">
        <w:rPr>
          <w:rFonts w:ascii="Times New Roman" w:hAnsi="Times New Roman" w:cs="Times New Roman"/>
          <w:szCs w:val="24"/>
        </w:rPr>
        <w:fldChar w:fldCharType="separate"/>
      </w:r>
      <w:r w:rsidR="001E6C12" w:rsidRPr="00FB4C7F">
        <w:rPr>
          <w:rFonts w:ascii="Times New Roman" w:hAnsi="Times New Roman" w:cs="Times New Roman"/>
        </w:rPr>
        <w:t>(Sivakoff et al. 2018, Turo et al. 2021)</w:t>
      </w:r>
      <w:r w:rsidR="005A5CDC" w:rsidRPr="00FB4C7F">
        <w:rPr>
          <w:rFonts w:ascii="Times New Roman" w:hAnsi="Times New Roman" w:cs="Times New Roman"/>
          <w:szCs w:val="24"/>
        </w:rPr>
        <w:fldChar w:fldCharType="end"/>
      </w:r>
      <w:r w:rsidR="006B3BB4" w:rsidRPr="00FB4C7F">
        <w:rPr>
          <w:rFonts w:ascii="Times New Roman" w:hAnsi="Times New Roman" w:cs="Times New Roman"/>
          <w:szCs w:val="24"/>
        </w:rPr>
        <w:t xml:space="preserve">. </w:t>
      </w:r>
      <w:r w:rsidRPr="00FB4C7F">
        <w:rPr>
          <w:rFonts w:ascii="Times New Roman" w:hAnsi="Times New Roman" w:cs="Times New Roman"/>
          <w:szCs w:val="24"/>
        </w:rPr>
        <w:t xml:space="preserve"> </w:t>
      </w:r>
      <w:commentRangeEnd w:id="16"/>
      <w:r w:rsidR="00994FFA" w:rsidRPr="00FB4C7F">
        <w:rPr>
          <w:rStyle w:val="CommentReference"/>
          <w:rFonts w:ascii="Times New Roman" w:hAnsi="Times New Roman" w:cs="Times New Roman"/>
          <w:sz w:val="24"/>
          <w:szCs w:val="24"/>
        </w:rPr>
        <w:commentReference w:id="16"/>
      </w:r>
      <w:commentRangeEnd w:id="17"/>
      <w:r w:rsidR="00BF7B1D" w:rsidRPr="00FB4C7F">
        <w:rPr>
          <w:rStyle w:val="CommentReference"/>
          <w:rFonts w:ascii="Times New Roman" w:hAnsi="Times New Roman" w:cs="Times New Roman"/>
          <w:sz w:val="24"/>
          <w:szCs w:val="24"/>
        </w:rPr>
        <w:commentReference w:id="17"/>
      </w:r>
      <w:r w:rsidRPr="00FB4C7F">
        <w:rPr>
          <w:rFonts w:ascii="Times New Roman" w:hAnsi="Times New Roman" w:cs="Times New Roman"/>
          <w:szCs w:val="24"/>
        </w:rPr>
        <w:t>These sources generated</w:t>
      </w:r>
      <w:r w:rsidR="003C56DD" w:rsidRPr="00FB4C7F">
        <w:rPr>
          <w:rFonts w:ascii="Times New Roman" w:hAnsi="Times New Roman" w:cs="Times New Roman"/>
          <w:szCs w:val="24"/>
        </w:rPr>
        <w:t xml:space="preserve"> a list of 359 bee species within the regional pool of Ohio. </w:t>
      </w:r>
      <w:r w:rsidR="0042502D" w:rsidRPr="00FB4C7F">
        <w:rPr>
          <w:rFonts w:ascii="Times New Roman" w:hAnsi="Times New Roman" w:cs="Times New Roman"/>
          <w:szCs w:val="24"/>
        </w:rPr>
        <w:t>Due to the</w:t>
      </w:r>
      <w:del w:id="18" w:author="Perry, Kayla" w:date="2022-07-12T09:20:00Z">
        <w:r w:rsidR="0042502D" w:rsidRPr="00FB4C7F" w:rsidDel="00F26836">
          <w:rPr>
            <w:rFonts w:ascii="Times New Roman" w:hAnsi="Times New Roman" w:cs="Times New Roman"/>
            <w:szCs w:val="24"/>
          </w:rPr>
          <w:delText xml:space="preserve"> </w:delText>
        </w:r>
      </w:del>
      <w:r w:rsidR="00005788" w:rsidRPr="00FB4C7F">
        <w:rPr>
          <w:rFonts w:ascii="Times New Roman" w:hAnsi="Times New Roman" w:cs="Times New Roman"/>
          <w:szCs w:val="24"/>
        </w:rPr>
        <w:t xml:space="preserve"> </w:t>
      </w:r>
      <w:r w:rsidR="0042502D" w:rsidRPr="00FB4C7F">
        <w:rPr>
          <w:rFonts w:ascii="Times New Roman" w:hAnsi="Times New Roman" w:cs="Times New Roman"/>
          <w:szCs w:val="24"/>
        </w:rPr>
        <w:t xml:space="preserve">difficulty in differentiating </w:t>
      </w:r>
      <w:proofErr w:type="spellStart"/>
      <w:r w:rsidR="00761892" w:rsidRPr="00FB4C7F">
        <w:rPr>
          <w:rFonts w:ascii="Times New Roman" w:hAnsi="Times New Roman" w:cs="Times New Roman"/>
          <w:i/>
          <w:iCs/>
          <w:szCs w:val="24"/>
        </w:rPr>
        <w:t>Hylaeus</w:t>
      </w:r>
      <w:proofErr w:type="spellEnd"/>
      <w:r w:rsidR="00761892" w:rsidRPr="00FB4C7F">
        <w:rPr>
          <w:rFonts w:ascii="Times New Roman" w:hAnsi="Times New Roman" w:cs="Times New Roman"/>
          <w:i/>
          <w:iCs/>
          <w:szCs w:val="24"/>
        </w:rPr>
        <w:t xml:space="preserve"> </w:t>
      </w:r>
      <w:proofErr w:type="spellStart"/>
      <w:r w:rsidR="00761892" w:rsidRPr="00FB4C7F">
        <w:rPr>
          <w:rFonts w:ascii="Times New Roman" w:hAnsi="Times New Roman" w:cs="Times New Roman"/>
          <w:i/>
          <w:iCs/>
          <w:szCs w:val="24"/>
        </w:rPr>
        <w:t>affinis</w:t>
      </w:r>
      <w:proofErr w:type="spellEnd"/>
      <w:r w:rsidR="00761892" w:rsidRPr="00FB4C7F">
        <w:rPr>
          <w:rFonts w:ascii="Times New Roman" w:hAnsi="Times New Roman" w:cs="Times New Roman"/>
          <w:szCs w:val="24"/>
        </w:rPr>
        <w:t xml:space="preserve"> and </w:t>
      </w:r>
      <w:proofErr w:type="spellStart"/>
      <w:r w:rsidR="00761892" w:rsidRPr="00FB4C7F">
        <w:rPr>
          <w:rFonts w:ascii="Times New Roman" w:hAnsi="Times New Roman" w:cs="Times New Roman"/>
          <w:i/>
          <w:iCs/>
          <w:szCs w:val="24"/>
        </w:rPr>
        <w:t>Hylaeus</w:t>
      </w:r>
      <w:proofErr w:type="spellEnd"/>
      <w:r w:rsidR="00761892" w:rsidRPr="00FB4C7F">
        <w:rPr>
          <w:rFonts w:ascii="Times New Roman" w:hAnsi="Times New Roman" w:cs="Times New Roman"/>
          <w:i/>
          <w:iCs/>
          <w:szCs w:val="24"/>
        </w:rPr>
        <w:t xml:space="preserve"> </w:t>
      </w:r>
      <w:proofErr w:type="spellStart"/>
      <w:r w:rsidR="00761892" w:rsidRPr="00FB4C7F">
        <w:rPr>
          <w:rFonts w:ascii="Times New Roman" w:hAnsi="Times New Roman" w:cs="Times New Roman"/>
          <w:i/>
          <w:iCs/>
          <w:szCs w:val="24"/>
        </w:rPr>
        <w:t>modestus</w:t>
      </w:r>
      <w:proofErr w:type="spellEnd"/>
      <w:r w:rsidR="0042502D" w:rsidRPr="00FB4C7F">
        <w:rPr>
          <w:rFonts w:ascii="Times New Roman" w:hAnsi="Times New Roman" w:cs="Times New Roman"/>
          <w:szCs w:val="24"/>
        </w:rPr>
        <w:t>, these species</w:t>
      </w:r>
      <w:r w:rsidR="00761892" w:rsidRPr="00FB4C7F">
        <w:rPr>
          <w:rFonts w:ascii="Times New Roman" w:hAnsi="Times New Roman" w:cs="Times New Roman"/>
          <w:szCs w:val="24"/>
        </w:rPr>
        <w:t xml:space="preserve"> records were combined into one species </w:t>
      </w:r>
      <w:r w:rsidR="00960F33" w:rsidRPr="00FB4C7F">
        <w:rPr>
          <w:rFonts w:ascii="Times New Roman" w:hAnsi="Times New Roman" w:cs="Times New Roman"/>
          <w:szCs w:val="24"/>
        </w:rPr>
        <w:t>complex</w:t>
      </w:r>
      <w:r w:rsidR="00761892" w:rsidRPr="00FB4C7F">
        <w:rPr>
          <w:rFonts w:ascii="Times New Roman" w:hAnsi="Times New Roman" w:cs="Times New Roman"/>
          <w:szCs w:val="24"/>
        </w:rPr>
        <w:t xml:space="preserve"> </w:t>
      </w:r>
      <w:r w:rsidR="005A5CDC" w:rsidRPr="00FB4C7F">
        <w:rPr>
          <w:rFonts w:ascii="Times New Roman" w:hAnsi="Times New Roman" w:cs="Times New Roman"/>
          <w:szCs w:val="24"/>
        </w:rPr>
        <w:fldChar w:fldCharType="begin"/>
      </w:r>
      <w:r w:rsidR="005A5CDC" w:rsidRPr="00FB4C7F">
        <w:rPr>
          <w:rFonts w:ascii="Times New Roman" w:hAnsi="Times New Roman" w:cs="Times New Roman"/>
          <w:szCs w:val="24"/>
        </w:rPr>
        <w:instrText xml:space="preserve"> ADDIN ZOTERO_ITEM CSL_CITATION {"citationID":"pcEcrZiu","properties":{"formattedCitation":"(Ascher and Pickering 2018)","plainCitation":"(Ascher and Pickering 2018)","noteIndex":0},"citationItems":[{"id":892,"uris":["http://zotero.org/users/5582488/items/DLYEDQEV"],"itemData":{"id":892,"type":"webpage","title":"Discover Life bee species guide and world checklist (Hymenoptera: Apoidea: Anthophila)","URL":"http://www.disco verli fe.org/mp/20q?guide =Apoid ea_species","author":[{"family":"Ascher","given":"J.S."},{"family":"Pickering","given":"J"}],"issued":{"date-parts":[["2018"]]}}}],"schema":"https://github.com/citation-style-language/schema/raw/master/csl-citation.json"} </w:instrText>
      </w:r>
      <w:r w:rsidR="005A5CDC" w:rsidRPr="00FB4C7F">
        <w:rPr>
          <w:rFonts w:ascii="Times New Roman" w:hAnsi="Times New Roman" w:cs="Times New Roman"/>
          <w:szCs w:val="24"/>
        </w:rPr>
        <w:fldChar w:fldCharType="separate"/>
      </w:r>
      <w:r w:rsidR="005A5CDC" w:rsidRPr="00FB4C7F">
        <w:rPr>
          <w:rFonts w:ascii="Times New Roman" w:hAnsi="Times New Roman" w:cs="Times New Roman"/>
          <w:szCs w:val="24"/>
        </w:rPr>
        <w:t>(Ascher and Pickering 2018)</w:t>
      </w:r>
      <w:r w:rsidR="005A5CDC" w:rsidRPr="00FB4C7F">
        <w:rPr>
          <w:rFonts w:ascii="Times New Roman" w:hAnsi="Times New Roman" w:cs="Times New Roman"/>
          <w:szCs w:val="24"/>
        </w:rPr>
        <w:fldChar w:fldCharType="end"/>
      </w:r>
      <w:r w:rsidR="001C0542" w:rsidRPr="00FB4C7F">
        <w:rPr>
          <w:rFonts w:ascii="Times New Roman" w:hAnsi="Times New Roman" w:cs="Times New Roman"/>
          <w:szCs w:val="24"/>
        </w:rPr>
        <w:t xml:space="preserve">. </w:t>
      </w:r>
    </w:p>
    <w:p w14:paraId="27BC0B73" w14:textId="77777777" w:rsidR="004F694F" w:rsidRPr="00FB4C7F" w:rsidRDefault="004F694F"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 xml:space="preserve">Species Functional Trait Data </w:t>
      </w:r>
    </w:p>
    <w:p w14:paraId="2E63BB9E" w14:textId="2D39D96E" w:rsidR="004F694F" w:rsidRPr="00FB4C7F" w:rsidRDefault="0041734E"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Five</w:t>
      </w:r>
      <w:r w:rsidR="003C56DD" w:rsidRPr="00FB4C7F">
        <w:rPr>
          <w:rFonts w:ascii="Times New Roman" w:hAnsi="Times New Roman" w:cs="Times New Roman"/>
          <w:szCs w:val="24"/>
        </w:rPr>
        <w:t xml:space="preserve"> morphological </w:t>
      </w:r>
      <w:r w:rsidRPr="00FB4C7F">
        <w:rPr>
          <w:rFonts w:ascii="Times New Roman" w:hAnsi="Times New Roman" w:cs="Times New Roman"/>
          <w:szCs w:val="24"/>
        </w:rPr>
        <w:t>or</w:t>
      </w:r>
      <w:r w:rsidR="003C56DD" w:rsidRPr="00FB4C7F">
        <w:rPr>
          <w:rFonts w:ascii="Times New Roman" w:hAnsi="Times New Roman" w:cs="Times New Roman"/>
          <w:szCs w:val="24"/>
        </w:rPr>
        <w:t xml:space="preserve"> ecological traits were selected for this study </w:t>
      </w:r>
      <w:r w:rsidRPr="00FB4C7F">
        <w:rPr>
          <w:rFonts w:ascii="Times New Roman" w:hAnsi="Times New Roman" w:cs="Times New Roman"/>
          <w:szCs w:val="24"/>
        </w:rPr>
        <w:t xml:space="preserve">based on past evidence that they respond to urban factors </w:t>
      </w:r>
      <w:r w:rsidR="005F004D" w:rsidRPr="00FB4C7F">
        <w:rPr>
          <w:rFonts w:ascii="Times New Roman" w:hAnsi="Times New Roman" w:cs="Times New Roman"/>
          <w:szCs w:val="24"/>
        </w:rPr>
        <w:fldChar w:fldCharType="begin"/>
      </w:r>
      <w:r w:rsidR="005F004D" w:rsidRPr="00FB4C7F">
        <w:rPr>
          <w:rFonts w:ascii="Times New Roman" w:hAnsi="Times New Roman" w:cs="Times New Roman"/>
          <w:szCs w:val="24"/>
        </w:rPr>
        <w:instrText xml:space="preserve"> ADDIN ZOTERO_ITEM CSL_CITATION {"citationID":"ECbwL6eG","properties":{"formattedCitation":"(Fitch et al. 2019, Ayers and Rehan 2021)","plainCitation":"(Fitch et al. 2019, Ayers and Rehan 2021)","noteIndex":0},"citationItems":[{"id":893,"uris":["http://zotero.org/users/5582488/items/RG862XYX"],"itemData":{"id":893,"type":"article-journal","abstract":"A growing body of research indicates that cities can support diverse bee communities. However, urbanization may disproportionately benefit exotic bees, potentially to the detriment of native species. We examined the influence of urbanization on exotic and native bees using two datasets from Michigan, USA. We found that urbanization positively influenced exotic—but not native—bee abundance and richness, and that this association could not be explained by proximity to international ports of entry, prevalence of exotic flora or urban warming. We found a negative relationship between native and exotic bee abundance at sites with high total bee abundance, suggesting that exotic bees may negatively affect native bee populations. These effects were not driven by the numerically dominant exotic honeybee, but rather by other exotic bees. Our findings complicate the emerging paradigm of cities as key sites for pollinator conservation.","container-title":"Biology Letters","DOI":"10.1098/rsbl.2019.0574","issue":"12","note":"publisher: Royal Society","page":"20190574","source":"royalsocietypublishing.org (Atypon)","title":"Does urbanization favour exotic bee species? Implications for the conservation of native bees in cities","title-short":"Does urbanization favour exotic bee species?","volume":"15","author":[{"family":"Fitch","given":"Gordon"},{"family":"Wilson","given":"Caleb J."},{"family":"Glaum","given":"Paul"},{"family":"Vaidya","given":"Chatura"},{"family":"Simao","given":"Maria-Carolina"},{"family":"Jamieson","given":"Mary A."}],"issued":{"date-parts":[["2019",12,24]]}}},{"id":229,"uris":["http://zotero.org/users/5582488/items/BR645RTC"],"itemData":{"id":229,"type":"article-journal","abstract":"Urbanization is a major anthropogenic driver of decline for ecologically and economically important taxa including bees. Despite their generally negative impact on pollinators, cities can display a surprising degree of biodiversity compared to other landscapes. The pollinating communities found within these environments, however, tend to be filtered by interacting local and landscape features that comprise the urban matrix. Landscape and local features exert variable influence on pollinators within and across taxa, which ultimately affects community composition in such a way that contributes to functional trait homogenization and reduced phylogenetic diversity. Although previous results are not easily generalizable, bees and pollinators displaying functional trait characteristics such as polylectic diet, cavity-nesting behavior, and later emergence appear most abundant across different examined cities. To preserve particularly vulnerable species, most notably specialists that have become underrepresented within city communities, green spaces like parks and urban gardens have been examined as potential refuges. Such spaces are scattered across the urban matrix and vary in pollinator resource availability. Therefore, ensuring such spaces are optimized for pollinators is imperative. This review examines how urban features affect pollinators in addition to ways these green spaces can be manipulated to promote greater pollinator abundance and diversity.","container-title":"Insects","DOI":"10.3390/insects12020128","ISSN":"2075-4450","issue":"2","language":"en","license":"http://creativecommons.org/licenses/by/3.0/","note":"number: 2\npublisher: Multidisciplinary Digital Publishing Institute","page":"128","source":"www.mdpi.com","title":"Supporting Bees in Cities: How Bees Are Influenced by Local and Landscape Features","title-short":"Supporting Bees in Cities","volume":"12","author":[{"family":"Ayers","given":"Anthony C."},{"family":"Rehan","given":"Sandra M."}],"issued":{"date-parts":[["2021",2]]}}}],"schema":"https://github.com/citation-style-language/schema/raw/master/csl-citation.json"} </w:instrText>
      </w:r>
      <w:r w:rsidR="005F004D" w:rsidRPr="00FB4C7F">
        <w:rPr>
          <w:rFonts w:ascii="Times New Roman" w:hAnsi="Times New Roman" w:cs="Times New Roman"/>
          <w:szCs w:val="24"/>
        </w:rPr>
        <w:fldChar w:fldCharType="separate"/>
      </w:r>
      <w:r w:rsidR="005F004D" w:rsidRPr="00FB4C7F">
        <w:rPr>
          <w:rFonts w:ascii="Times New Roman" w:hAnsi="Times New Roman" w:cs="Times New Roman"/>
          <w:szCs w:val="24"/>
        </w:rPr>
        <w:t>(Fitch et al. 2019, Ayers and Rehan 2021)</w:t>
      </w:r>
      <w:r w:rsidR="005F004D" w:rsidRPr="00FB4C7F">
        <w:rPr>
          <w:rFonts w:ascii="Times New Roman" w:hAnsi="Times New Roman" w:cs="Times New Roman"/>
          <w:szCs w:val="24"/>
        </w:rPr>
        <w:fldChar w:fldCharType="end"/>
      </w:r>
      <w:r w:rsidRPr="00FB4C7F">
        <w:rPr>
          <w:rFonts w:ascii="Times New Roman" w:hAnsi="Times New Roman" w:cs="Times New Roman"/>
          <w:szCs w:val="24"/>
        </w:rPr>
        <w:t>. Traits</w:t>
      </w:r>
      <w:r w:rsidR="00CD2B47" w:rsidRPr="00FB4C7F">
        <w:rPr>
          <w:rFonts w:ascii="Times New Roman" w:hAnsi="Times New Roman" w:cs="Times New Roman"/>
          <w:szCs w:val="24"/>
        </w:rPr>
        <w:t xml:space="preserve"> were determined for all 359 </w:t>
      </w:r>
      <w:r w:rsidR="001300FC" w:rsidRPr="00FB4C7F">
        <w:rPr>
          <w:rFonts w:ascii="Times New Roman" w:hAnsi="Times New Roman" w:cs="Times New Roman"/>
          <w:szCs w:val="24"/>
        </w:rPr>
        <w:t xml:space="preserve">bee </w:t>
      </w:r>
      <w:r w:rsidR="00CD2B47" w:rsidRPr="00FB4C7F">
        <w:rPr>
          <w:rFonts w:ascii="Times New Roman" w:hAnsi="Times New Roman" w:cs="Times New Roman"/>
          <w:szCs w:val="24"/>
        </w:rPr>
        <w:t>species within the regional pool</w:t>
      </w:r>
      <w:r w:rsidR="00596540" w:rsidRPr="00FB4C7F">
        <w:rPr>
          <w:rFonts w:ascii="Times New Roman" w:hAnsi="Times New Roman" w:cs="Times New Roman"/>
          <w:szCs w:val="24"/>
        </w:rPr>
        <w:t xml:space="preserve">. These traits </w:t>
      </w:r>
      <w:r w:rsidRPr="00FB4C7F">
        <w:rPr>
          <w:rFonts w:ascii="Times New Roman" w:hAnsi="Times New Roman" w:cs="Times New Roman"/>
          <w:szCs w:val="24"/>
        </w:rPr>
        <w:t>were a</w:t>
      </w:r>
      <w:r w:rsidR="00A34A8F" w:rsidRPr="00FB4C7F">
        <w:rPr>
          <w:rFonts w:ascii="Times New Roman" w:hAnsi="Times New Roman" w:cs="Times New Roman"/>
          <w:szCs w:val="24"/>
        </w:rPr>
        <w:t>verage body length</w:t>
      </w:r>
      <w:r w:rsidRPr="00FB4C7F">
        <w:rPr>
          <w:rFonts w:ascii="Times New Roman" w:hAnsi="Times New Roman" w:cs="Times New Roman"/>
          <w:szCs w:val="24"/>
        </w:rPr>
        <w:t xml:space="preserve"> (mm</w:t>
      </w:r>
      <w:r w:rsidR="00595CC2" w:rsidRPr="00FB4C7F">
        <w:rPr>
          <w:rFonts w:ascii="Times New Roman" w:hAnsi="Times New Roman" w:cs="Times New Roman"/>
          <w:szCs w:val="24"/>
        </w:rPr>
        <w:t>; measured from the apex of mandible to the apex of abdomen</w:t>
      </w:r>
      <w:r w:rsidRPr="00FB4C7F">
        <w:rPr>
          <w:rFonts w:ascii="Times New Roman" w:hAnsi="Times New Roman" w:cs="Times New Roman"/>
          <w:szCs w:val="24"/>
        </w:rPr>
        <w:t>)</w:t>
      </w:r>
      <w:r w:rsidR="00A34A8F" w:rsidRPr="00FB4C7F">
        <w:rPr>
          <w:rFonts w:ascii="Times New Roman" w:hAnsi="Times New Roman" w:cs="Times New Roman"/>
          <w:szCs w:val="24"/>
        </w:rPr>
        <w:t xml:space="preserve">, </w:t>
      </w:r>
      <w:r w:rsidRPr="00FB4C7F">
        <w:rPr>
          <w:rFonts w:ascii="Times New Roman" w:hAnsi="Times New Roman" w:cs="Times New Roman"/>
          <w:szCs w:val="24"/>
        </w:rPr>
        <w:t>floral specialization (</w:t>
      </w:r>
      <w:proofErr w:type="spellStart"/>
      <w:r w:rsidR="00BF7B1D" w:rsidRPr="00FB4C7F">
        <w:rPr>
          <w:rFonts w:ascii="Times New Roman" w:hAnsi="Times New Roman" w:cs="Times New Roman"/>
          <w:szCs w:val="24"/>
        </w:rPr>
        <w:t>kleptoparasitic</w:t>
      </w:r>
      <w:proofErr w:type="spellEnd"/>
      <w:r w:rsidR="00BF7B1D" w:rsidRPr="00FB4C7F">
        <w:rPr>
          <w:rFonts w:ascii="Times New Roman" w:hAnsi="Times New Roman" w:cs="Times New Roman"/>
          <w:szCs w:val="24"/>
        </w:rPr>
        <w:t>, generalist, or specialist</w:t>
      </w:r>
      <w:r w:rsidRPr="00FB4C7F">
        <w:rPr>
          <w:rFonts w:ascii="Times New Roman" w:hAnsi="Times New Roman" w:cs="Times New Roman"/>
          <w:szCs w:val="24"/>
        </w:rPr>
        <w:t>)</w:t>
      </w:r>
      <w:r w:rsidR="00A34A8F" w:rsidRPr="00FB4C7F">
        <w:rPr>
          <w:rFonts w:ascii="Times New Roman" w:hAnsi="Times New Roman" w:cs="Times New Roman"/>
          <w:szCs w:val="24"/>
        </w:rPr>
        <w:t>,</w:t>
      </w:r>
      <w:r w:rsidRPr="00FB4C7F">
        <w:rPr>
          <w:rFonts w:ascii="Times New Roman" w:hAnsi="Times New Roman" w:cs="Times New Roman"/>
          <w:szCs w:val="24"/>
        </w:rPr>
        <w:t xml:space="preserve"> nest substrate (</w:t>
      </w:r>
      <w:r w:rsidR="0053658F" w:rsidRPr="00FB4C7F">
        <w:rPr>
          <w:rFonts w:ascii="Times New Roman" w:hAnsi="Times New Roman" w:cs="Times New Roman"/>
          <w:szCs w:val="24"/>
        </w:rPr>
        <w:t>soil, cavity, hive, pithy stem, or wood</w:t>
      </w:r>
      <w:r w:rsidRPr="00FB4C7F">
        <w:rPr>
          <w:rFonts w:ascii="Times New Roman" w:hAnsi="Times New Roman" w:cs="Times New Roman"/>
          <w:szCs w:val="24"/>
        </w:rPr>
        <w:t xml:space="preserve">), sociality </w:t>
      </w:r>
      <w:proofErr w:type="gramStart"/>
      <w:r w:rsidRPr="00FB4C7F">
        <w:rPr>
          <w:rFonts w:ascii="Times New Roman" w:hAnsi="Times New Roman" w:cs="Times New Roman"/>
          <w:szCs w:val="24"/>
        </w:rPr>
        <w:t>(</w:t>
      </w:r>
      <w:r w:rsidR="0053658F" w:rsidRPr="00FB4C7F">
        <w:rPr>
          <w:rFonts w:ascii="Times New Roman" w:hAnsi="Times New Roman" w:cs="Times New Roman"/>
          <w:szCs w:val="24"/>
        </w:rPr>
        <w:t xml:space="preserve"> </w:t>
      </w:r>
      <w:proofErr w:type="spellStart"/>
      <w:r w:rsidR="0053658F" w:rsidRPr="00FB4C7F">
        <w:rPr>
          <w:rFonts w:ascii="Times New Roman" w:hAnsi="Times New Roman" w:cs="Times New Roman"/>
          <w:szCs w:val="24"/>
        </w:rPr>
        <w:t>subsocial</w:t>
      </w:r>
      <w:proofErr w:type="spellEnd"/>
      <w:proofErr w:type="gramEnd"/>
      <w:r w:rsidR="0053658F" w:rsidRPr="00FB4C7F">
        <w:rPr>
          <w:rFonts w:ascii="Times New Roman" w:hAnsi="Times New Roman" w:cs="Times New Roman"/>
          <w:szCs w:val="24"/>
        </w:rPr>
        <w:t xml:space="preserve">, solitary, </w:t>
      </w:r>
      <w:proofErr w:type="spellStart"/>
      <w:r w:rsidR="00F26836" w:rsidRPr="00FB4C7F">
        <w:rPr>
          <w:rFonts w:ascii="Times New Roman" w:hAnsi="Times New Roman" w:cs="Times New Roman"/>
          <w:szCs w:val="24"/>
        </w:rPr>
        <w:t>subsocial</w:t>
      </w:r>
      <w:proofErr w:type="spellEnd"/>
      <w:r w:rsidR="00F26836" w:rsidRPr="00FB4C7F">
        <w:rPr>
          <w:rFonts w:ascii="Times New Roman" w:hAnsi="Times New Roman" w:cs="Times New Roman"/>
          <w:szCs w:val="24"/>
        </w:rPr>
        <w:t xml:space="preserve">, </w:t>
      </w:r>
      <w:r w:rsidR="0053658F" w:rsidRPr="00FB4C7F">
        <w:rPr>
          <w:rFonts w:ascii="Times New Roman" w:hAnsi="Times New Roman" w:cs="Times New Roman"/>
          <w:szCs w:val="24"/>
        </w:rPr>
        <w:t>eusocial, or parasitic</w:t>
      </w:r>
      <w:r w:rsidRPr="00FB4C7F">
        <w:rPr>
          <w:rFonts w:ascii="Times New Roman" w:hAnsi="Times New Roman" w:cs="Times New Roman"/>
          <w:szCs w:val="24"/>
        </w:rPr>
        <w:t xml:space="preserve">), and status (native or </w:t>
      </w:r>
      <w:commentRangeStart w:id="19"/>
      <w:r w:rsidR="00D25717" w:rsidRPr="00FB4C7F">
        <w:rPr>
          <w:rFonts w:ascii="Times New Roman" w:hAnsi="Times New Roman" w:cs="Times New Roman"/>
          <w:szCs w:val="24"/>
        </w:rPr>
        <w:t>nonnative</w:t>
      </w:r>
      <w:commentRangeEnd w:id="19"/>
      <w:r w:rsidR="00D25717" w:rsidRPr="00FB4C7F">
        <w:rPr>
          <w:rStyle w:val="CommentReference"/>
          <w:rFonts w:ascii="Times New Roman" w:hAnsi="Times New Roman" w:cs="Times New Roman"/>
          <w:sz w:val="24"/>
          <w:szCs w:val="24"/>
        </w:rPr>
        <w:commentReference w:id="19"/>
      </w:r>
      <w:r w:rsidRPr="00FB4C7F">
        <w:rPr>
          <w:rFonts w:ascii="Times New Roman" w:hAnsi="Times New Roman" w:cs="Times New Roman"/>
          <w:szCs w:val="24"/>
        </w:rPr>
        <w:t xml:space="preserve"> to Ohio). T</w:t>
      </w:r>
      <w:r w:rsidR="00A34A8F" w:rsidRPr="00FB4C7F">
        <w:rPr>
          <w:rFonts w:ascii="Times New Roman" w:hAnsi="Times New Roman" w:cs="Times New Roman"/>
          <w:szCs w:val="24"/>
        </w:rPr>
        <w:t xml:space="preserve">raits were </w:t>
      </w:r>
      <w:r w:rsidRPr="00FB4C7F">
        <w:rPr>
          <w:rFonts w:ascii="Times New Roman" w:hAnsi="Times New Roman" w:cs="Times New Roman"/>
          <w:szCs w:val="24"/>
        </w:rPr>
        <w:t>determined</w:t>
      </w:r>
      <w:r w:rsidR="00A34A8F" w:rsidRPr="00FB4C7F">
        <w:rPr>
          <w:rFonts w:ascii="Times New Roman" w:hAnsi="Times New Roman" w:cs="Times New Roman"/>
          <w:szCs w:val="24"/>
        </w:rPr>
        <w:t xml:space="preserve"> from </w:t>
      </w:r>
      <w:proofErr w:type="spellStart"/>
      <w:r w:rsidR="00A34A8F" w:rsidRPr="00FB4C7F">
        <w:rPr>
          <w:rFonts w:ascii="Times New Roman" w:hAnsi="Times New Roman" w:cs="Times New Roman"/>
          <w:szCs w:val="24"/>
        </w:rPr>
        <w:t>Discoverlife</w:t>
      </w:r>
      <w:proofErr w:type="spellEnd"/>
      <w:r w:rsidR="00A34A8F" w:rsidRPr="00FB4C7F">
        <w:rPr>
          <w:rFonts w:ascii="Times New Roman" w:hAnsi="Times New Roman" w:cs="Times New Roman"/>
          <w:szCs w:val="24"/>
        </w:rPr>
        <w:t xml:space="preserve"> </w:t>
      </w:r>
      <w:r w:rsidR="005F004D" w:rsidRPr="00FB4C7F">
        <w:rPr>
          <w:rFonts w:ascii="Times New Roman" w:hAnsi="Times New Roman" w:cs="Times New Roman"/>
          <w:szCs w:val="24"/>
        </w:rPr>
        <w:fldChar w:fldCharType="begin"/>
      </w:r>
      <w:r w:rsidR="005F004D" w:rsidRPr="00FB4C7F">
        <w:rPr>
          <w:rFonts w:ascii="Times New Roman" w:hAnsi="Times New Roman" w:cs="Times New Roman"/>
          <w:szCs w:val="24"/>
        </w:rPr>
        <w:instrText xml:space="preserve"> ADDIN ZOTERO_ITEM CSL_CITATION {"citationID":"OnBhUbu0","properties":{"formattedCitation":"(Ascher and Pickering 2018)","plainCitation":"(Ascher and Pickering 2018)","noteIndex":0},"citationItems":[{"id":892,"uris":["http://zotero.org/users/5582488/items/DLYEDQEV"],"itemData":{"id":892,"type":"webpage","title":"Discover Life bee species guide and world checklist (Hymenoptera: Apoidea: Anthophila)","URL":"http://www.disco verli fe.org/mp/20q?guide =Apoid ea_species","author":[{"family":"Ascher","given":"J.S."},{"family":"Pickering","given":"J"}],"issued":{"date-parts":[["2018"]]}}}],"schema":"https://github.com/citation-style-language/schema/raw/master/csl-citation.json"} </w:instrText>
      </w:r>
      <w:r w:rsidR="005F004D" w:rsidRPr="00FB4C7F">
        <w:rPr>
          <w:rFonts w:ascii="Times New Roman" w:hAnsi="Times New Roman" w:cs="Times New Roman"/>
          <w:szCs w:val="24"/>
        </w:rPr>
        <w:fldChar w:fldCharType="separate"/>
      </w:r>
      <w:r w:rsidR="005F004D" w:rsidRPr="00FB4C7F">
        <w:rPr>
          <w:rFonts w:ascii="Times New Roman" w:hAnsi="Times New Roman" w:cs="Times New Roman"/>
          <w:szCs w:val="24"/>
        </w:rPr>
        <w:t>(Ascher and Pickering 2018)</w:t>
      </w:r>
      <w:r w:rsidR="005F004D" w:rsidRPr="00FB4C7F">
        <w:rPr>
          <w:rFonts w:ascii="Times New Roman" w:hAnsi="Times New Roman" w:cs="Times New Roman"/>
          <w:szCs w:val="24"/>
        </w:rPr>
        <w:fldChar w:fldCharType="end"/>
      </w:r>
      <w:r w:rsidR="00595CC2" w:rsidRPr="00FB4C7F">
        <w:rPr>
          <w:rFonts w:ascii="Times New Roman" w:hAnsi="Times New Roman" w:cs="Times New Roman"/>
          <w:szCs w:val="24"/>
        </w:rPr>
        <w:t xml:space="preserve">, The Bees in Your Backyard: A guide to North America’s Bees </w:t>
      </w:r>
      <w:r w:rsidR="005F004D" w:rsidRPr="00FB4C7F">
        <w:rPr>
          <w:rFonts w:ascii="Times New Roman" w:hAnsi="Times New Roman" w:cs="Times New Roman"/>
          <w:szCs w:val="24"/>
        </w:rPr>
        <w:fldChar w:fldCharType="begin"/>
      </w:r>
      <w:r w:rsidR="005F004D" w:rsidRPr="00FB4C7F">
        <w:rPr>
          <w:rFonts w:ascii="Times New Roman" w:hAnsi="Times New Roman" w:cs="Times New Roman"/>
          <w:szCs w:val="24"/>
        </w:rPr>
        <w:instrText xml:space="preserve"> ADDIN ZOTERO_ITEM CSL_CITATION {"citationID":"2wAG2Hn2","properties":{"formattedCitation":"(Wilson and Messinger Carril 2016)","plainCitation":"(Wilson and Messinger Carril 2016)","noteIndex":0},"citationItems":[{"id":895,"uris":["http://zotero.org/users/5582488/items/7MK76NGA"],"itemData":{"id":895,"type":"book","call-number":"QL567.1.U6 W55 2016","event-place":"Princeton","ISBN":"978-0-691-16077-1","number-of-pages":"288","publisher":"Princeton University Press","publisher-place":"Princeton","source":"Library of Congress ISBN","title":"The bees in your backyard: a guide to North America's bees","title-short":"The bees in your backyard","author":[{"family":"Wilson","given":"Joseph S."},{"family":"Messinger Carril","given":"Olivia"}],"issued":{"date-parts":[["2016"]]}}}],"schema":"https://github.com/citation-style-language/schema/raw/master/csl-citation.json"} </w:instrText>
      </w:r>
      <w:r w:rsidR="005F004D" w:rsidRPr="00FB4C7F">
        <w:rPr>
          <w:rFonts w:ascii="Times New Roman" w:hAnsi="Times New Roman" w:cs="Times New Roman"/>
          <w:szCs w:val="24"/>
        </w:rPr>
        <w:fldChar w:fldCharType="separate"/>
      </w:r>
      <w:r w:rsidR="005F004D" w:rsidRPr="00FB4C7F">
        <w:rPr>
          <w:rFonts w:ascii="Times New Roman" w:hAnsi="Times New Roman" w:cs="Times New Roman"/>
          <w:szCs w:val="24"/>
        </w:rPr>
        <w:t>(Wilson and Messinger Carril 2016)</w:t>
      </w:r>
      <w:r w:rsidR="005F004D" w:rsidRPr="00FB4C7F">
        <w:rPr>
          <w:rFonts w:ascii="Times New Roman" w:hAnsi="Times New Roman" w:cs="Times New Roman"/>
          <w:szCs w:val="24"/>
        </w:rPr>
        <w:fldChar w:fldCharType="end"/>
      </w:r>
      <w:r w:rsidR="005F004D" w:rsidRPr="00FB4C7F">
        <w:rPr>
          <w:rFonts w:ascii="Times New Roman" w:hAnsi="Times New Roman" w:cs="Times New Roman"/>
          <w:szCs w:val="24"/>
        </w:rPr>
        <w:t xml:space="preserve"> </w:t>
      </w:r>
      <w:r w:rsidR="00595CC2" w:rsidRPr="00FB4C7F">
        <w:rPr>
          <w:rFonts w:ascii="Times New Roman" w:hAnsi="Times New Roman" w:cs="Times New Roman"/>
          <w:szCs w:val="24"/>
        </w:rPr>
        <w:t xml:space="preserve">Bumblebees of North America: An Identification Guide </w:t>
      </w:r>
      <w:r w:rsidR="005F004D" w:rsidRPr="00FB4C7F">
        <w:rPr>
          <w:rFonts w:ascii="Times New Roman" w:hAnsi="Times New Roman" w:cs="Times New Roman"/>
          <w:szCs w:val="24"/>
        </w:rPr>
        <w:fldChar w:fldCharType="begin"/>
      </w:r>
      <w:r w:rsidR="005F004D" w:rsidRPr="00FB4C7F">
        <w:rPr>
          <w:rFonts w:ascii="Times New Roman" w:hAnsi="Times New Roman" w:cs="Times New Roman"/>
          <w:szCs w:val="24"/>
        </w:rPr>
        <w:instrText xml:space="preserve"> ADDIN ZOTERO_ITEM CSL_CITATION {"citationID":"ekvLezdj","properties":{"formattedCitation":"(Williams et al. 2014)","plainCitation":"(Williams et al. 2014)","noteIndex":0},"citationItems":[{"id":897,"uris":["http://zotero.org/users/5582488/items/9Y4LJ2ED"],"itemData":{"id":897,"type":"book","abstract":"This guide allows amateur and professional naturalists to identify all 46 bumble bee species found north of Mexico and to understand their ecology and changing geographic distributions.--","call-number":"QL568.A6 W55 2014","event-place":"Princeton","ISBN":"978-0-691-15222-6","note":"OCLC: ocn861677312","number-of-pages":"208","publisher":"Princeton University Press","publisher-place":"Princeton","source":"Library of Congress ISBN","title":"Bumble bees of North America: an identification guide","title-short":"Bumble bees of North America","author":[{"family":"Williams","given":"Paul"},{"family":"Thorp","given":"Robbin W."},{"family":"Richardson","given":"Leif"},{"family":"Colla","given":"Sheila"}],"issued":{"date-parts":[["2014"]]}}}],"schema":"https://github.com/citation-style-language/schema/raw/master/csl-citation.json"} </w:instrText>
      </w:r>
      <w:r w:rsidR="005F004D" w:rsidRPr="00FB4C7F">
        <w:rPr>
          <w:rFonts w:ascii="Times New Roman" w:hAnsi="Times New Roman" w:cs="Times New Roman"/>
          <w:szCs w:val="24"/>
        </w:rPr>
        <w:fldChar w:fldCharType="separate"/>
      </w:r>
      <w:r w:rsidR="005F004D" w:rsidRPr="00FB4C7F">
        <w:rPr>
          <w:rFonts w:ascii="Times New Roman" w:hAnsi="Times New Roman" w:cs="Times New Roman"/>
          <w:szCs w:val="24"/>
        </w:rPr>
        <w:t>(Williams et al. 2014)</w:t>
      </w:r>
      <w:r w:rsidR="005F004D" w:rsidRPr="00FB4C7F">
        <w:rPr>
          <w:rFonts w:ascii="Times New Roman" w:hAnsi="Times New Roman" w:cs="Times New Roman"/>
          <w:szCs w:val="24"/>
        </w:rPr>
        <w:fldChar w:fldCharType="end"/>
      </w:r>
      <w:r w:rsidR="00595CC2" w:rsidRPr="00FB4C7F">
        <w:rPr>
          <w:rFonts w:ascii="Times New Roman" w:hAnsi="Times New Roman" w:cs="Times New Roman"/>
          <w:szCs w:val="24"/>
        </w:rPr>
        <w:t xml:space="preserve">, Pollen Specialist bees of the Eastern United States </w:t>
      </w:r>
      <w:r w:rsidR="0058191D" w:rsidRPr="00FB4C7F">
        <w:rPr>
          <w:rFonts w:ascii="Times New Roman" w:hAnsi="Times New Roman" w:cs="Times New Roman"/>
          <w:szCs w:val="24"/>
        </w:rPr>
        <w:fldChar w:fldCharType="begin"/>
      </w:r>
      <w:r w:rsidR="0058191D" w:rsidRPr="00FB4C7F">
        <w:rPr>
          <w:rFonts w:ascii="Times New Roman" w:hAnsi="Times New Roman" w:cs="Times New Roman"/>
          <w:szCs w:val="24"/>
        </w:rPr>
        <w:instrText xml:space="preserve"> ADDIN ZOTERO_ITEM CSL_CITATION {"citationID":"UJcdjC2v","properties":{"formattedCitation":"(Fowler and Droege 2020)","plainCitation":"(Fowler and Droege 2020)","noteIndex":0},"citationItems":[{"id":900,"uris":["http://zotero.org/users/5582488/items/35RHC2DB"],"itemData":{"id":900,"type":"webpage","container-title":"jarrodfowler.com","title":"Pollen Specialist Bees of the Eastern United States","URL":"https://jarrodfowler.com/specialist_bees.html","author":[{"family":"Fowler","given":"Jarrod"},{"family":"Droege","given":"Sam"}],"issued":{"date-parts":[["2020"]]}}}],"schema":"https://github.com/citation-style-language/schema/raw/master/csl-citation.json"} </w:instrText>
      </w:r>
      <w:r w:rsidR="0058191D" w:rsidRPr="00FB4C7F">
        <w:rPr>
          <w:rFonts w:ascii="Times New Roman" w:hAnsi="Times New Roman" w:cs="Times New Roman"/>
          <w:szCs w:val="24"/>
        </w:rPr>
        <w:fldChar w:fldCharType="separate"/>
      </w:r>
      <w:r w:rsidR="0058191D" w:rsidRPr="00FB4C7F">
        <w:rPr>
          <w:rFonts w:ascii="Times New Roman" w:hAnsi="Times New Roman" w:cs="Times New Roman"/>
          <w:szCs w:val="24"/>
        </w:rPr>
        <w:t>(Fowler and Droege 2020)</w:t>
      </w:r>
      <w:r w:rsidR="0058191D" w:rsidRPr="00FB4C7F">
        <w:rPr>
          <w:rFonts w:ascii="Times New Roman" w:hAnsi="Times New Roman" w:cs="Times New Roman"/>
          <w:szCs w:val="24"/>
        </w:rPr>
        <w:fldChar w:fldCharType="end"/>
      </w:r>
      <w:r w:rsidR="00595CC2" w:rsidRPr="00FB4C7F">
        <w:rPr>
          <w:rFonts w:ascii="Times New Roman" w:hAnsi="Times New Roman" w:cs="Times New Roman"/>
          <w:szCs w:val="24"/>
        </w:rPr>
        <w:t xml:space="preserve">, </w:t>
      </w:r>
      <w:r w:rsidR="0058191D" w:rsidRPr="00FB4C7F">
        <w:rPr>
          <w:rFonts w:ascii="Times New Roman" w:hAnsi="Times New Roman" w:cs="Times New Roman"/>
          <w:szCs w:val="24"/>
        </w:rPr>
        <w:t xml:space="preserve">and </w:t>
      </w:r>
      <w:r w:rsidR="00595CC2" w:rsidRPr="00FB4C7F">
        <w:rPr>
          <w:rFonts w:ascii="Times New Roman" w:hAnsi="Times New Roman" w:cs="Times New Roman"/>
          <w:szCs w:val="24"/>
        </w:rPr>
        <w:t xml:space="preserve">Pollen Specialist bees of the Central United States </w:t>
      </w:r>
      <w:r w:rsidR="0058191D" w:rsidRPr="00FB4C7F">
        <w:rPr>
          <w:rFonts w:ascii="Times New Roman" w:hAnsi="Times New Roman" w:cs="Times New Roman"/>
          <w:szCs w:val="24"/>
        </w:rPr>
        <w:fldChar w:fldCharType="begin"/>
      </w:r>
      <w:r w:rsidR="0058191D" w:rsidRPr="00FB4C7F">
        <w:rPr>
          <w:rFonts w:ascii="Times New Roman" w:hAnsi="Times New Roman" w:cs="Times New Roman"/>
          <w:szCs w:val="24"/>
        </w:rPr>
        <w:instrText xml:space="preserve"> ADDIN ZOTERO_ITEM CSL_CITATION {"citationID":"kgMyo4Fe","properties":{"formattedCitation":"(Fowler 2020)","plainCitation":"(Fowler 2020)","noteIndex":0},"citationItems":[{"id":899,"uris":["http://zotero.org/users/5582488/items/6LYZELPD"],"itemData":{"id":899,"type":"webpage","container-title":"jarrodfowler.com","title":"Pollen Specialist Bees of the Central United States","URL":"https://jarrodfowler.com/bees_pollen.html","author":[{"family":"Fowler","given":"Jarrod"}],"issued":{"date-parts":[["2020"]]}}}],"schema":"https://github.com/citation-style-language/schema/raw/master/csl-citation.json"} </w:instrText>
      </w:r>
      <w:r w:rsidR="0058191D" w:rsidRPr="00FB4C7F">
        <w:rPr>
          <w:rFonts w:ascii="Times New Roman" w:hAnsi="Times New Roman" w:cs="Times New Roman"/>
          <w:szCs w:val="24"/>
        </w:rPr>
        <w:fldChar w:fldCharType="separate"/>
      </w:r>
      <w:r w:rsidR="0058191D" w:rsidRPr="00FB4C7F">
        <w:rPr>
          <w:rFonts w:ascii="Times New Roman" w:hAnsi="Times New Roman" w:cs="Times New Roman"/>
          <w:szCs w:val="24"/>
        </w:rPr>
        <w:t>(Fowler 2020)</w:t>
      </w:r>
      <w:r w:rsidR="0058191D" w:rsidRPr="00FB4C7F">
        <w:rPr>
          <w:rFonts w:ascii="Times New Roman" w:hAnsi="Times New Roman" w:cs="Times New Roman"/>
          <w:szCs w:val="24"/>
        </w:rPr>
        <w:fldChar w:fldCharType="end"/>
      </w:r>
      <w:r w:rsidR="00595CC2" w:rsidRPr="00FB4C7F">
        <w:rPr>
          <w:rFonts w:ascii="Times New Roman" w:hAnsi="Times New Roman" w:cs="Times New Roman"/>
          <w:szCs w:val="24"/>
        </w:rPr>
        <w:t xml:space="preserve">. When body length could not be determined from the literature, </w:t>
      </w:r>
      <w:r w:rsidR="00595CC2" w:rsidRPr="00FB4C7F">
        <w:rPr>
          <w:rFonts w:ascii="Times New Roman" w:hAnsi="Times New Roman" w:cs="Times New Roman"/>
          <w:szCs w:val="24"/>
        </w:rPr>
        <w:lastRenderedPageBreak/>
        <w:t xml:space="preserve">specimens were measured from </w:t>
      </w:r>
      <w:r w:rsidRPr="00FB4C7F">
        <w:rPr>
          <w:rFonts w:ascii="Times New Roman" w:hAnsi="Times New Roman" w:cs="Times New Roman"/>
          <w:szCs w:val="24"/>
        </w:rPr>
        <w:t>t</w:t>
      </w:r>
      <w:r w:rsidR="00A34A8F" w:rsidRPr="00FB4C7F">
        <w:rPr>
          <w:rFonts w:ascii="Times New Roman" w:hAnsi="Times New Roman" w:cs="Times New Roman"/>
          <w:szCs w:val="24"/>
        </w:rPr>
        <w:t xml:space="preserve">he C.A. </w:t>
      </w:r>
      <w:proofErr w:type="spellStart"/>
      <w:r w:rsidR="00A34A8F" w:rsidRPr="00FB4C7F">
        <w:rPr>
          <w:rFonts w:ascii="Times New Roman" w:hAnsi="Times New Roman" w:cs="Times New Roman"/>
          <w:szCs w:val="24"/>
        </w:rPr>
        <w:t>Triplehorn</w:t>
      </w:r>
      <w:proofErr w:type="spellEnd"/>
      <w:r w:rsidR="00A34A8F" w:rsidRPr="00FB4C7F">
        <w:rPr>
          <w:rFonts w:ascii="Times New Roman" w:hAnsi="Times New Roman" w:cs="Times New Roman"/>
          <w:szCs w:val="24"/>
        </w:rPr>
        <w:t xml:space="preserve"> Insect Collection</w:t>
      </w:r>
      <w:r w:rsidR="00595CC2" w:rsidRPr="00FB4C7F">
        <w:rPr>
          <w:rFonts w:ascii="Times New Roman" w:hAnsi="Times New Roman" w:cs="Times New Roman"/>
          <w:szCs w:val="24"/>
        </w:rPr>
        <w:t>, Museum of Biological Diversity, at the Ohio State University</w:t>
      </w:r>
      <w:r w:rsidR="0058191D" w:rsidRPr="00FB4C7F">
        <w:rPr>
          <w:rFonts w:ascii="Times New Roman" w:hAnsi="Times New Roman" w:cs="Times New Roman"/>
          <w:szCs w:val="24"/>
        </w:rPr>
        <w:t xml:space="preserve"> </w:t>
      </w:r>
      <w:r w:rsidR="003E63E4" w:rsidRPr="00FB4C7F">
        <w:rPr>
          <w:rFonts w:ascii="Times New Roman" w:hAnsi="Times New Roman" w:cs="Times New Roman"/>
          <w:szCs w:val="24"/>
        </w:rPr>
        <w:fldChar w:fldCharType="begin"/>
      </w:r>
      <w:r w:rsidR="003E63E4" w:rsidRPr="00FB4C7F">
        <w:rPr>
          <w:rFonts w:ascii="Times New Roman" w:hAnsi="Times New Roman" w:cs="Times New Roman"/>
          <w:szCs w:val="24"/>
        </w:rPr>
        <w:instrText xml:space="preserve"> ADDIN ZOTERO_ITEM CSL_CITATION {"citationID":"YSy2UPEF","properties":{"formattedCitation":"(Musetti 2021)","plainCitation":"(Musetti 2021)","noteIndex":0},"citationItems":[{"id":901,"uris":["http://zotero.org/users/5582488/items/B2NUWJVI"],"itemData":{"id":901,"type":"manuscript","event-place":"Musuem of Biological Diversity, The Ohio State University","publisher-place":"Musuem of Biological Diversity, The Ohio State University","title":"Triplehorn Insect Collection","author":[{"family":"Musetti","given":"Luciana"}],"issued":{"date-parts":[["2021"]]}}}],"schema":"https://github.com/citation-style-language/schema/raw/master/csl-citation.json"} </w:instrText>
      </w:r>
      <w:r w:rsidR="003E63E4" w:rsidRPr="00FB4C7F">
        <w:rPr>
          <w:rFonts w:ascii="Times New Roman" w:hAnsi="Times New Roman" w:cs="Times New Roman"/>
          <w:szCs w:val="24"/>
        </w:rPr>
        <w:fldChar w:fldCharType="separate"/>
      </w:r>
      <w:r w:rsidR="003E63E4" w:rsidRPr="00FB4C7F">
        <w:rPr>
          <w:rFonts w:ascii="Times New Roman" w:hAnsi="Times New Roman" w:cs="Times New Roman"/>
          <w:szCs w:val="24"/>
        </w:rPr>
        <w:t>(Musetti 2021)</w:t>
      </w:r>
      <w:r w:rsidR="003E63E4" w:rsidRPr="00FB4C7F">
        <w:rPr>
          <w:rFonts w:ascii="Times New Roman" w:hAnsi="Times New Roman" w:cs="Times New Roman"/>
          <w:szCs w:val="24"/>
        </w:rPr>
        <w:fldChar w:fldCharType="end"/>
      </w:r>
      <w:r w:rsidR="00595CC2" w:rsidRPr="00FB4C7F">
        <w:rPr>
          <w:rFonts w:ascii="Times New Roman" w:hAnsi="Times New Roman" w:cs="Times New Roman"/>
          <w:szCs w:val="24"/>
        </w:rPr>
        <w:t>.</w:t>
      </w:r>
    </w:p>
    <w:p w14:paraId="7DF54773" w14:textId="7BD9CD33" w:rsidR="00DB66F2" w:rsidRPr="00FB4C7F" w:rsidRDefault="00400362" w:rsidP="00FB4C7F">
      <w:pPr>
        <w:spacing w:after="0" w:line="480" w:lineRule="auto"/>
        <w:rPr>
          <w:rFonts w:ascii="Times New Roman" w:hAnsi="Times New Roman" w:cs="Times New Roman"/>
          <w:szCs w:val="24"/>
        </w:rPr>
      </w:pPr>
      <w:commentRangeStart w:id="20"/>
      <w:commentRangeStart w:id="21"/>
      <w:commentRangeStart w:id="22"/>
      <w:r w:rsidRPr="00FB4C7F">
        <w:rPr>
          <w:rFonts w:ascii="Times New Roman" w:hAnsi="Times New Roman" w:cs="Times New Roman"/>
          <w:b/>
          <w:bCs/>
          <w:i/>
          <w:iCs/>
          <w:szCs w:val="24"/>
        </w:rPr>
        <w:t>Data analysis</w:t>
      </w:r>
      <w:commentRangeEnd w:id="20"/>
      <w:r w:rsidR="007E2B1A" w:rsidRPr="00FB4C7F">
        <w:rPr>
          <w:rStyle w:val="CommentReference"/>
          <w:rFonts w:ascii="Times New Roman" w:hAnsi="Times New Roman" w:cs="Times New Roman"/>
          <w:sz w:val="24"/>
          <w:szCs w:val="24"/>
        </w:rPr>
        <w:commentReference w:id="20"/>
      </w:r>
      <w:commentRangeEnd w:id="21"/>
      <w:r w:rsidR="00390268" w:rsidRPr="00FB4C7F">
        <w:rPr>
          <w:rStyle w:val="CommentReference"/>
          <w:rFonts w:ascii="Times New Roman" w:hAnsi="Times New Roman" w:cs="Times New Roman"/>
          <w:sz w:val="24"/>
          <w:szCs w:val="24"/>
        </w:rPr>
        <w:commentReference w:id="21"/>
      </w:r>
      <w:commentRangeEnd w:id="22"/>
      <w:r w:rsidR="00F06879" w:rsidRPr="00FB4C7F">
        <w:rPr>
          <w:rStyle w:val="CommentReference"/>
          <w:rFonts w:ascii="Times New Roman" w:hAnsi="Times New Roman" w:cs="Times New Roman"/>
          <w:sz w:val="24"/>
          <w:szCs w:val="24"/>
        </w:rPr>
        <w:commentReference w:id="22"/>
      </w:r>
    </w:p>
    <w:p w14:paraId="155184BA" w14:textId="0066AC86" w:rsidR="003C1AA4" w:rsidRPr="00FB4C7F" w:rsidRDefault="003C1AA4" w:rsidP="00FB4C7F">
      <w:pPr>
        <w:spacing w:after="0" w:line="480" w:lineRule="auto"/>
        <w:rPr>
          <w:rFonts w:ascii="Times New Roman" w:hAnsi="Times New Roman" w:cs="Times New Roman"/>
          <w:szCs w:val="24"/>
        </w:rPr>
      </w:pPr>
      <w:r w:rsidRPr="00FB4C7F">
        <w:rPr>
          <w:rFonts w:ascii="Times New Roman" w:hAnsi="Times New Roman" w:cs="Times New Roman"/>
          <w:i/>
          <w:iCs/>
          <w:szCs w:val="24"/>
        </w:rPr>
        <w:t>Regional to Urban Species pool analyses</w:t>
      </w:r>
    </w:p>
    <w:p w14:paraId="0669FD67" w14:textId="1BEE8BAE" w:rsidR="003C1AA4" w:rsidRPr="00FB4C7F" w:rsidRDefault="00E7062C" w:rsidP="00FB4C7F">
      <w:pPr>
        <w:spacing w:after="0" w:line="480" w:lineRule="auto"/>
        <w:rPr>
          <w:rFonts w:ascii="Times New Roman" w:hAnsi="Times New Roman" w:cs="Times New Roman"/>
          <w:szCs w:val="24"/>
        </w:rPr>
      </w:pPr>
      <w:r w:rsidRPr="00FB4C7F">
        <w:rPr>
          <w:rFonts w:ascii="Times New Roman" w:hAnsi="Times New Roman" w:cs="Times New Roman"/>
          <w:szCs w:val="24"/>
        </w:rPr>
        <w:t xml:space="preserve">To test our hypothesis that the city would select for specific functional traits within native bee communities, the urban species pool was </w:t>
      </w:r>
      <w:r w:rsidR="003C1AA4" w:rsidRPr="00FB4C7F">
        <w:rPr>
          <w:rFonts w:ascii="Times New Roman" w:hAnsi="Times New Roman" w:cs="Times New Roman"/>
          <w:szCs w:val="24"/>
        </w:rPr>
        <w:t xml:space="preserve">analyzed against the regional species pool. The body length data of bee species were evaluated for normality through histogram </w:t>
      </w:r>
      <w:r w:rsidR="00660252" w:rsidRPr="00FB4C7F">
        <w:rPr>
          <w:rFonts w:ascii="Times New Roman" w:hAnsi="Times New Roman" w:cs="Times New Roman"/>
          <w:szCs w:val="24"/>
        </w:rPr>
        <w:t>observation and</w:t>
      </w:r>
      <w:r w:rsidR="003C1AA4" w:rsidRPr="00FB4C7F">
        <w:rPr>
          <w:rFonts w:ascii="Times New Roman" w:hAnsi="Times New Roman" w:cs="Times New Roman"/>
          <w:szCs w:val="24"/>
        </w:rPr>
        <w:t xml:space="preserve"> were transformed logarithmically. </w:t>
      </w:r>
      <w:r w:rsidR="00112CD6" w:rsidRPr="00FB4C7F">
        <w:rPr>
          <w:rFonts w:ascii="Times New Roman" w:hAnsi="Times New Roman" w:cs="Times New Roman"/>
          <w:szCs w:val="24"/>
        </w:rPr>
        <w:t>For each trait in the urban species pool, c</w:t>
      </w:r>
      <w:r w:rsidR="003C1AA4" w:rsidRPr="00FB4C7F">
        <w:rPr>
          <w:rFonts w:ascii="Times New Roman" w:hAnsi="Times New Roman" w:cs="Times New Roman"/>
          <w:szCs w:val="24"/>
        </w:rPr>
        <w:t>ommun</w:t>
      </w:r>
      <w:r w:rsidR="00112CD6" w:rsidRPr="00FB4C7F">
        <w:rPr>
          <w:rFonts w:ascii="Times New Roman" w:hAnsi="Times New Roman" w:cs="Times New Roman"/>
          <w:szCs w:val="24"/>
        </w:rPr>
        <w:t xml:space="preserve">ity weighted means </w:t>
      </w:r>
      <w:r w:rsidR="00EA47BF" w:rsidRPr="00FB4C7F">
        <w:rPr>
          <w:rFonts w:ascii="Times New Roman" w:hAnsi="Times New Roman" w:cs="Times New Roman"/>
          <w:szCs w:val="24"/>
        </w:rPr>
        <w:t xml:space="preserve">(CWMs) </w:t>
      </w:r>
      <w:r w:rsidR="00112CD6" w:rsidRPr="00FB4C7F">
        <w:rPr>
          <w:rFonts w:ascii="Times New Roman" w:hAnsi="Times New Roman" w:cs="Times New Roman"/>
          <w:szCs w:val="24"/>
        </w:rPr>
        <w:t xml:space="preserve">were calculated using the R package FD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{"citationID":"XfNyWks5","properties":{"formattedCitation":"(Lalibert\\uc0\\u233{} et al. 2014)","plainCitation":"(Laliberté et al. 2014)","noteIndex":0},"citationItems":[{"id":903,"uris":["http://zotero.org/users/5582488/items/HF8JSMMA"],"itemData":{"id":903,"type":"article-journal","container-title":"Measuring functional diversity from multiple traits, and other tools for functional ecology","note":"publisher: Citeseer","page":"1.0-12","title":"Package ‘FD’","author":[{"family":"Laliberté","given":"Etienne"},{"family":"Legendre","given":"Pierre"},{"family":"Shipley","given":"Bill"},{"family":"Laliberté","given":"Maintainer Etienne"}],"issued":{"date-parts":[["2014"]]}}}],"schema":"https://github.com/citation-style-language/schema/raw/master/csl-citation.json"}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(Laliberté et al. 2014)</w:t>
      </w:r>
      <w:r w:rsidR="009B6B4E" w:rsidRPr="00FB4C7F">
        <w:rPr>
          <w:rFonts w:ascii="Times New Roman" w:hAnsi="Times New Roman" w:cs="Times New Roman"/>
          <w:szCs w:val="24"/>
        </w:rPr>
        <w:fldChar w:fldCharType="end"/>
      </w:r>
      <w:r w:rsidR="009B6B4E" w:rsidRPr="00FB4C7F">
        <w:rPr>
          <w:rFonts w:ascii="Times New Roman" w:hAnsi="Times New Roman" w:cs="Times New Roman"/>
          <w:szCs w:val="24"/>
        </w:rPr>
        <w:t xml:space="preserve">. </w:t>
      </w:r>
      <w:r w:rsidR="00E13BE1" w:rsidRPr="00FB4C7F">
        <w:rPr>
          <w:rFonts w:ascii="Times New Roman" w:hAnsi="Times New Roman" w:cs="Times New Roman"/>
          <w:szCs w:val="24"/>
        </w:rPr>
        <w:t xml:space="preserve">Taxonomic and functional beta diversity was calculated using the R package </w:t>
      </w:r>
      <w:proofErr w:type="spellStart"/>
      <w:r w:rsidR="00E13BE1" w:rsidRPr="00FB4C7F">
        <w:rPr>
          <w:rFonts w:ascii="Times New Roman" w:hAnsi="Times New Roman" w:cs="Times New Roman"/>
          <w:szCs w:val="24"/>
        </w:rPr>
        <w:t>betapart</w:t>
      </w:r>
      <w:proofErr w:type="spellEnd"/>
      <w:r w:rsidR="00E13BE1" w:rsidRPr="00FB4C7F">
        <w:rPr>
          <w:rFonts w:ascii="Times New Roman" w:hAnsi="Times New Roman" w:cs="Times New Roman"/>
          <w:szCs w:val="24"/>
        </w:rPr>
        <w:t xml:space="preserve">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{"citationID":"2UQMXejf","properties":{"formattedCitation":"(Baselga et al. 2021)","plainCitation":"(Baselga et al. 2021)","noteIndex":0},"citationItems":[{"id":904,"uris":["http://zotero.org/users/5582488/items/SDM5EQJY"],"itemData":{"id":904,"type":"article-journal","container-title":"CRAN. R-project. org/package= betapart. Consultado","title":"betapart: Partitioning Beta Diversity into Turnover and Nestedness Components. R package version 1.5. 4. _URL: _https","volume":"15","author":[{"family":"Baselga","given":"A."},{"family":"Orme","given":"D."},{"family":"Villeger","given":"S."},{"family":"De Bortoli","given":"J."},{"family":"Leprieur","given":"F."},{"family":"Logez","given":"M."}],"issued":{"date-parts":[["2021"]]}}}],"schema":"https://github.com/citation-style-language/schema/raw/master/csl-citation.json"}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w:t>
      </w:r>
      <w:proofErr w:type="spellStart"/>
      <w:r w:rsidR="009B6B4E" w:rsidRPr="00FB4C7F">
        <w:rPr>
          <w:rFonts w:ascii="Times New Roman" w:hAnsi="Times New Roman" w:cs="Times New Roman"/>
          <w:szCs w:val="24"/>
        </w:rPr>
        <w:t>Baselga</w:t>
      </w:r>
      <w:proofErr w:type="spellEnd"/>
      <w:r w:rsidR="009B6B4E" w:rsidRPr="00FB4C7F">
        <w:rPr>
          <w:rFonts w:ascii="Times New Roman" w:hAnsi="Times New Roman" w:cs="Times New Roman"/>
          <w:szCs w:val="24"/>
        </w:rPr>
        <w:t xml:space="preserve"> et al. 2021)</w:t>
      </w:r>
      <w:r w:rsidR="009B6B4E" w:rsidRPr="00FB4C7F">
        <w:rPr>
          <w:rFonts w:ascii="Times New Roman" w:hAnsi="Times New Roman" w:cs="Times New Roman"/>
          <w:szCs w:val="24"/>
        </w:rPr>
        <w:fldChar w:fldCharType="end"/>
      </w:r>
      <w:r w:rsidR="00E13BE1" w:rsidRPr="00FB4C7F">
        <w:rPr>
          <w:rFonts w:ascii="Times New Roman" w:hAnsi="Times New Roman" w:cs="Times New Roman"/>
          <w:szCs w:val="24"/>
        </w:rPr>
        <w:t xml:space="preserve">. </w:t>
      </w:r>
    </w:p>
    <w:p w14:paraId="3488ABAB" w14:textId="658DA3C2" w:rsidR="00E13BE1" w:rsidRPr="00FB4C7F" w:rsidRDefault="002E01D8" w:rsidP="00FB4C7F">
      <w:pPr>
        <w:spacing w:after="0" w:line="480" w:lineRule="auto"/>
        <w:rPr>
          <w:rFonts w:ascii="Times New Roman" w:hAnsi="Times New Roman" w:cs="Times New Roman"/>
          <w:szCs w:val="24"/>
        </w:rPr>
      </w:pPr>
      <w:r w:rsidRPr="00FB4C7F">
        <w:rPr>
          <w:rFonts w:ascii="Times New Roman" w:hAnsi="Times New Roman" w:cs="Times New Roman"/>
          <w:szCs w:val="24"/>
        </w:rPr>
        <w:t xml:space="preserve">Null models were created using R packages picante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{"citationID":"K08WzAbS","properties":{"formattedCitation":"(Kembel 2010)","plainCitation":"(Kembel 2010)","noteIndex":0},"citationItems":[{"id":905,"uris":["http://zotero.org/users/5582488/items/MJSKTEXM"],"itemData":{"id":905,"type":"article-journal","container-title":"R Proj","page":"1-16","title":"An introduction to the picante package","author":[{"family":"Kembel","given":"Steven"}],"issued":{"date-parts":[["2010"]]}}}],"schema":"https://github.com/citation-style-language/schema/raw/master/csl-citation.json"}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w:t>
      </w:r>
      <w:proofErr w:type="spellStart"/>
      <w:r w:rsidR="009B6B4E" w:rsidRPr="00FB4C7F">
        <w:rPr>
          <w:rFonts w:ascii="Times New Roman" w:hAnsi="Times New Roman" w:cs="Times New Roman"/>
          <w:szCs w:val="24"/>
        </w:rPr>
        <w:t>Kembel</w:t>
      </w:r>
      <w:proofErr w:type="spellEnd"/>
      <w:r w:rsidR="009B6B4E" w:rsidRPr="00FB4C7F">
        <w:rPr>
          <w:rFonts w:ascii="Times New Roman" w:hAnsi="Times New Roman" w:cs="Times New Roman"/>
          <w:szCs w:val="24"/>
        </w:rPr>
        <w:t xml:space="preserve"> 2010)</w:t>
      </w:r>
      <w:r w:rsidR="009B6B4E" w:rsidRPr="00FB4C7F">
        <w:rPr>
          <w:rFonts w:ascii="Times New Roman" w:hAnsi="Times New Roman" w:cs="Times New Roman"/>
          <w:szCs w:val="24"/>
        </w:rPr>
        <w:fldChar w:fldCharType="end"/>
      </w:r>
      <w:r w:rsidR="009B6B4E" w:rsidRPr="00FB4C7F">
        <w:rPr>
          <w:rFonts w:ascii="Times New Roman" w:hAnsi="Times New Roman" w:cs="Times New Roman"/>
          <w:szCs w:val="24"/>
        </w:rPr>
        <w:t xml:space="preserve"> </w:t>
      </w:r>
      <w:r w:rsidRPr="00FB4C7F">
        <w:rPr>
          <w:rFonts w:ascii="Times New Roman" w:hAnsi="Times New Roman" w:cs="Times New Roman"/>
          <w:szCs w:val="24"/>
        </w:rPr>
        <w:t xml:space="preserve">and </w:t>
      </w:r>
      <w:proofErr w:type="spellStart"/>
      <w:r w:rsidRPr="00FB4C7F">
        <w:rPr>
          <w:rFonts w:ascii="Times New Roman" w:hAnsi="Times New Roman" w:cs="Times New Roman"/>
          <w:szCs w:val="24"/>
        </w:rPr>
        <w:t>gawdis</w:t>
      </w:r>
      <w:proofErr w:type="spellEnd"/>
      <w:r w:rsidRPr="00FB4C7F">
        <w:rPr>
          <w:rFonts w:ascii="Times New Roman" w:hAnsi="Times New Roman" w:cs="Times New Roman"/>
          <w:szCs w:val="24"/>
        </w:rPr>
        <w:t xml:space="preserve">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{"citationID":"8u4f5GHq","properties":{"formattedCitation":"(de Bello et al. 2021)","plainCitation":"(de Bello et al. 2021)","noteIndex":0},"citationItems":[{"id":906,"uris":["http://zotero.org/users/5582488/items/H7XGYKVR"],"itemData":{"id":906,"type":"article-journal","title":"Package ‘gawdis’","author":[{"family":"Bello","given":"Francesco","non-dropping-particle":"de"},{"family":"Botta-Dukat","given":"Zoltan"},{"family":"Leps","given":"Jan"},{"family":"Fibich","given":"Pavel"},{"family":"Fibich","given":"Maintainer Pavel"}],"issued":{"date-parts":[["2021"]]}}}],"schema":"https://github.com/citation-style-language/schema/raw/master/csl-citation.json"}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(de Bello et al. 2021)</w:t>
      </w:r>
      <w:r w:rsidR="009B6B4E" w:rsidRPr="00FB4C7F">
        <w:rPr>
          <w:rFonts w:ascii="Times New Roman" w:hAnsi="Times New Roman" w:cs="Times New Roman"/>
          <w:szCs w:val="24"/>
        </w:rPr>
        <w:fldChar w:fldCharType="end"/>
      </w:r>
      <w:r w:rsidRPr="00FB4C7F">
        <w:rPr>
          <w:rFonts w:ascii="Times New Roman" w:hAnsi="Times New Roman" w:cs="Times New Roman"/>
          <w:szCs w:val="24"/>
        </w:rPr>
        <w:t xml:space="preserve">. Using the original species richness at each site as a constraint, randomized communities were generated from the regional species pool over 999 iterations. </w:t>
      </w:r>
      <w:r w:rsidR="00EA47BF" w:rsidRPr="00FB4C7F">
        <w:rPr>
          <w:rFonts w:ascii="Times New Roman" w:hAnsi="Times New Roman" w:cs="Times New Roman"/>
          <w:szCs w:val="24"/>
        </w:rPr>
        <w:t xml:space="preserve">For each trait level of these null models, CWMs </w:t>
      </w:r>
      <w:r w:rsidR="00B90E8A" w:rsidRPr="00FB4C7F">
        <w:rPr>
          <w:rFonts w:ascii="Times New Roman" w:hAnsi="Times New Roman" w:cs="Times New Roman"/>
          <w:szCs w:val="24"/>
        </w:rPr>
        <w:t xml:space="preserve">were calculated for each site’s functional traits [R package FD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{"citationID":"cM6qTKsH","properties":{"formattedCitation":"(Lalibert\\uc0\\u233{} et al. 2014)","plainCitation":"(Laliberté et al. 2014)","noteIndex":0},"citationItems":[{"id":903,"uris":["http://zotero.org/users/5582488/items/HF8JSMMA"],"itemData":{"id":903,"type":"article-journal","container-title":"Measuring functional diversity from multiple traits, and other tools for functional ecology","note":"publisher: Citeseer","page":"1.0-12","title":"Package ‘FD’","author":[{"family":"Laliberté","given":"Etienne"},{"family":"Legendre","given":"Pierre"},{"family":"Shipley","given":"Bill"},{"family":"Laliberté","given":"Maintainer Etienne"}],"issued":{"date-parts":[["2014"]]}}}],"schema":"https://github.com/citation-style-language/schema/raw/master/csl-citation.json"}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(Laliberté et al. 2014)</w:t>
      </w:r>
      <w:r w:rsidR="009B6B4E" w:rsidRPr="00FB4C7F">
        <w:rPr>
          <w:rFonts w:ascii="Times New Roman" w:hAnsi="Times New Roman" w:cs="Times New Roman"/>
          <w:szCs w:val="24"/>
        </w:rPr>
        <w:fldChar w:fldCharType="end"/>
      </w:r>
      <w:r w:rsidR="00B90E8A" w:rsidRPr="00FB4C7F">
        <w:rPr>
          <w:rFonts w:ascii="Times New Roman" w:hAnsi="Times New Roman" w:cs="Times New Roman"/>
          <w:szCs w:val="24"/>
        </w:rPr>
        <w:t xml:space="preserve">], </w:t>
      </w:r>
      <w:r w:rsidR="00EA47BF" w:rsidRPr="00FB4C7F">
        <w:rPr>
          <w:rFonts w:ascii="Times New Roman" w:hAnsi="Times New Roman" w:cs="Times New Roman"/>
          <w:szCs w:val="24"/>
        </w:rPr>
        <w:t>taxonomic beta diversity and functional beta diversity</w:t>
      </w:r>
      <w:r w:rsidR="00B90E8A" w:rsidRPr="00FB4C7F">
        <w:rPr>
          <w:rFonts w:ascii="Times New Roman" w:hAnsi="Times New Roman" w:cs="Times New Roman"/>
          <w:szCs w:val="24"/>
        </w:rPr>
        <w:t xml:space="preserve"> [the R package </w:t>
      </w:r>
      <w:proofErr w:type="spellStart"/>
      <w:r w:rsidR="00B90E8A" w:rsidRPr="00FB4C7F">
        <w:rPr>
          <w:rFonts w:ascii="Times New Roman" w:hAnsi="Times New Roman" w:cs="Times New Roman"/>
          <w:szCs w:val="24"/>
        </w:rPr>
        <w:t>betapart</w:t>
      </w:r>
      <w:proofErr w:type="spellEnd"/>
      <w:r w:rsidR="00B90E8A" w:rsidRPr="00FB4C7F">
        <w:rPr>
          <w:rFonts w:ascii="Times New Roman" w:hAnsi="Times New Roman" w:cs="Times New Roman"/>
          <w:szCs w:val="24"/>
        </w:rPr>
        <w:t xml:space="preserve"> </w:t>
      </w:r>
      <w:r w:rsidR="009B6B4E" w:rsidRPr="00FB4C7F">
        <w:rPr>
          <w:rFonts w:ascii="Times New Roman" w:hAnsi="Times New Roman" w:cs="Times New Roman"/>
          <w:szCs w:val="24"/>
        </w:rPr>
        <w:fldChar w:fldCharType="begin"/>
      </w:r>
      <w:r w:rsidR="009B6B4E" w:rsidRPr="00FB4C7F">
        <w:rPr>
          <w:rFonts w:ascii="Times New Roman" w:hAnsi="Times New Roman" w:cs="Times New Roman"/>
          <w:szCs w:val="24"/>
        </w:rPr>
        <w:instrText xml:space="preserve"> ADDIN ZOTERO_ITEM CSL_CITATION {"citationID":"FrTdnbGN","properties":{"formattedCitation":"(Baselga et al. 2021)","plainCitation":"(Baselga et al. 2021)","noteIndex":0},"citationItems":[{"id":904,"uris":["http://zotero.org/users/5582488/items/SDM5EQJY"],"itemData":{"id":904,"type":"article-journal","container-title":"CRAN. R-project. org/package= betapart. Consultado","title":"betapart: Partitioning Beta Diversity into Turnover and Nestedness Components. R package version 1.5. 4. _URL: _https","volume":"15","author":[{"family":"Baselga","given":"A."},{"family":"Orme","given":"D."},{"family":"Villeger","given":"S."},{"family":"De Bortoli","given":"J."},{"family":"Leprieur","given":"F."},{"family":"Logez","given":"M."}],"issued":{"date-parts":[["2021"]]}}}],"schema":"https://github.com/citation-style-language/schema/raw/master/csl-citation.json"} </w:instrText>
      </w:r>
      <w:r w:rsidR="009B6B4E" w:rsidRPr="00FB4C7F">
        <w:rPr>
          <w:rFonts w:ascii="Times New Roman" w:hAnsi="Times New Roman" w:cs="Times New Roman"/>
          <w:szCs w:val="24"/>
        </w:rPr>
        <w:fldChar w:fldCharType="separate"/>
      </w:r>
      <w:r w:rsidR="009B6B4E" w:rsidRPr="00FB4C7F">
        <w:rPr>
          <w:rFonts w:ascii="Times New Roman" w:hAnsi="Times New Roman" w:cs="Times New Roman"/>
          <w:szCs w:val="24"/>
        </w:rPr>
        <w:t>(</w:t>
      </w:r>
      <w:proofErr w:type="spellStart"/>
      <w:r w:rsidR="009B6B4E" w:rsidRPr="00FB4C7F">
        <w:rPr>
          <w:rFonts w:ascii="Times New Roman" w:hAnsi="Times New Roman" w:cs="Times New Roman"/>
          <w:szCs w:val="24"/>
        </w:rPr>
        <w:t>Baselga</w:t>
      </w:r>
      <w:proofErr w:type="spellEnd"/>
      <w:r w:rsidR="009B6B4E" w:rsidRPr="00FB4C7F">
        <w:rPr>
          <w:rFonts w:ascii="Times New Roman" w:hAnsi="Times New Roman" w:cs="Times New Roman"/>
          <w:szCs w:val="24"/>
        </w:rPr>
        <w:t xml:space="preserve"> et al. 2021)</w:t>
      </w:r>
      <w:r w:rsidR="009B6B4E" w:rsidRPr="00FB4C7F">
        <w:rPr>
          <w:rFonts w:ascii="Times New Roman" w:hAnsi="Times New Roman" w:cs="Times New Roman"/>
          <w:szCs w:val="24"/>
        </w:rPr>
        <w:fldChar w:fldCharType="end"/>
      </w:r>
      <w:r w:rsidR="00B90E8A" w:rsidRPr="00FB4C7F">
        <w:rPr>
          <w:rFonts w:ascii="Times New Roman" w:hAnsi="Times New Roman" w:cs="Times New Roman"/>
          <w:szCs w:val="24"/>
        </w:rPr>
        <w:t>]</w:t>
      </w:r>
      <w:r w:rsidR="00EA47BF" w:rsidRPr="00FB4C7F">
        <w:rPr>
          <w:rFonts w:ascii="Times New Roman" w:hAnsi="Times New Roman" w:cs="Times New Roman"/>
          <w:szCs w:val="24"/>
        </w:rPr>
        <w:t xml:space="preserve">. </w:t>
      </w:r>
    </w:p>
    <w:p w14:paraId="147E9C07" w14:textId="66C76478" w:rsidR="00E13BE1" w:rsidRPr="00FB4C7F" w:rsidRDefault="00E13BE1" w:rsidP="00FB4C7F">
      <w:pPr>
        <w:spacing w:after="0" w:line="480" w:lineRule="auto"/>
        <w:rPr>
          <w:rFonts w:ascii="Times New Roman" w:hAnsi="Times New Roman" w:cs="Times New Roman"/>
          <w:szCs w:val="24"/>
        </w:rPr>
      </w:pPr>
      <w:r w:rsidRPr="00FB4C7F">
        <w:rPr>
          <w:rFonts w:ascii="Times New Roman" w:hAnsi="Times New Roman" w:cs="Times New Roman"/>
          <w:szCs w:val="24"/>
        </w:rPr>
        <w:t xml:space="preserve">Standardized effect sizes (SES) were calculated to test for differences between the observed bee communities and </w:t>
      </w:r>
      <w:r w:rsidR="00EA47BF" w:rsidRPr="00FB4C7F">
        <w:rPr>
          <w:rFonts w:ascii="Times New Roman" w:hAnsi="Times New Roman" w:cs="Times New Roman"/>
          <w:szCs w:val="24"/>
        </w:rPr>
        <w:t xml:space="preserve">the null model communities. The </w:t>
      </w:r>
      <w:r w:rsidRPr="00FB4C7F">
        <w:rPr>
          <w:rFonts w:ascii="Times New Roman" w:hAnsi="Times New Roman" w:cs="Times New Roman"/>
          <w:szCs w:val="24"/>
        </w:rPr>
        <w:t xml:space="preserve">SES </w:t>
      </w:r>
      <w:r w:rsidR="00EA47BF" w:rsidRPr="00FB4C7F">
        <w:rPr>
          <w:rFonts w:ascii="Times New Roman" w:hAnsi="Times New Roman" w:cs="Times New Roman"/>
          <w:szCs w:val="24"/>
        </w:rPr>
        <w:t xml:space="preserve">calculation used subtracted the </w:t>
      </w:r>
      <w:r w:rsidR="00F5579A" w:rsidRPr="00FB4C7F">
        <w:rPr>
          <w:rFonts w:ascii="Times New Roman" w:hAnsi="Times New Roman" w:cs="Times New Roman"/>
          <w:szCs w:val="24"/>
        </w:rPr>
        <w:t xml:space="preserve">CMWs of the null models from the observed CMWs and divided the result by the null models’ standard deviation.  </w:t>
      </w:r>
      <w:r w:rsidR="00BE4FDD" w:rsidRPr="00FB4C7F">
        <w:rPr>
          <w:rFonts w:ascii="Times New Roman" w:hAnsi="Times New Roman" w:cs="Times New Roman"/>
          <w:szCs w:val="24"/>
        </w:rPr>
        <w:t xml:space="preserve">Significance testing was performed using Wilcox signed rank analysis. </w:t>
      </w:r>
    </w:p>
    <w:p w14:paraId="7DEDC325" w14:textId="57528923" w:rsidR="00683ADC" w:rsidRPr="00FB4C7F" w:rsidRDefault="00F5579A" w:rsidP="00FB4C7F">
      <w:pPr>
        <w:spacing w:after="0" w:line="480" w:lineRule="auto"/>
        <w:rPr>
          <w:rFonts w:ascii="Times New Roman" w:hAnsi="Times New Roman" w:cs="Times New Roman"/>
          <w:szCs w:val="24"/>
        </w:rPr>
      </w:pPr>
      <w:r w:rsidRPr="00FB4C7F">
        <w:rPr>
          <w:rFonts w:ascii="Times New Roman" w:hAnsi="Times New Roman" w:cs="Times New Roman"/>
          <w:i/>
          <w:iCs/>
          <w:szCs w:val="24"/>
        </w:rPr>
        <w:t>Local Site Community Analysis</w:t>
      </w:r>
      <w:r w:rsidR="00683ADC" w:rsidRPr="00FB4C7F">
        <w:rPr>
          <w:rFonts w:ascii="Times New Roman" w:hAnsi="Times New Roman" w:cs="Times New Roman"/>
          <w:szCs w:val="24"/>
        </w:rPr>
        <w:t xml:space="preserve"> </w:t>
      </w:r>
    </w:p>
    <w:p w14:paraId="1463F78F" w14:textId="23285136" w:rsidR="00F5579A" w:rsidRPr="00FB4C7F" w:rsidRDefault="00660252" w:rsidP="00FB4C7F">
      <w:pPr>
        <w:spacing w:after="0" w:line="480" w:lineRule="auto"/>
        <w:rPr>
          <w:rFonts w:ascii="Times New Roman" w:hAnsi="Times New Roman" w:cs="Times New Roman"/>
          <w:szCs w:val="24"/>
        </w:rPr>
      </w:pPr>
      <w:r w:rsidRPr="00FB4C7F">
        <w:rPr>
          <w:rFonts w:ascii="Times New Roman" w:hAnsi="Times New Roman" w:cs="Times New Roman"/>
          <w:szCs w:val="24"/>
        </w:rPr>
        <w:t xml:space="preserve">To test the hypothesis that treatment type would </w:t>
      </w:r>
      <w:r w:rsidR="004B5AA8" w:rsidRPr="00FB4C7F">
        <w:rPr>
          <w:rFonts w:ascii="Times New Roman" w:hAnsi="Times New Roman" w:cs="Times New Roman"/>
          <w:szCs w:val="24"/>
        </w:rPr>
        <w:t xml:space="preserve">change the composition of local bee communities, </w:t>
      </w:r>
      <w:proofErr w:type="gramStart"/>
      <w:r w:rsidR="004B5AA8" w:rsidRPr="00FB4C7F">
        <w:rPr>
          <w:rFonts w:ascii="Times New Roman" w:hAnsi="Times New Roman" w:cs="Times New Roman"/>
          <w:szCs w:val="24"/>
        </w:rPr>
        <w:t>p</w:t>
      </w:r>
      <w:r w:rsidR="00A46582" w:rsidRPr="00FB4C7F">
        <w:rPr>
          <w:rFonts w:ascii="Times New Roman" w:hAnsi="Times New Roman" w:cs="Times New Roman"/>
          <w:szCs w:val="24"/>
        </w:rPr>
        <w:t>resence</w:t>
      </w:r>
      <w:proofErr w:type="gramEnd"/>
      <w:r w:rsidR="004B5AA8" w:rsidRPr="00FB4C7F">
        <w:rPr>
          <w:rFonts w:ascii="Times New Roman" w:hAnsi="Times New Roman" w:cs="Times New Roman"/>
          <w:szCs w:val="24"/>
        </w:rPr>
        <w:t xml:space="preserve"> and </w:t>
      </w:r>
      <w:r w:rsidR="00A46582" w:rsidRPr="00FB4C7F">
        <w:rPr>
          <w:rFonts w:ascii="Times New Roman" w:hAnsi="Times New Roman" w:cs="Times New Roman"/>
          <w:szCs w:val="24"/>
        </w:rPr>
        <w:t xml:space="preserve">absence data from </w:t>
      </w:r>
      <w:r w:rsidR="00003D20" w:rsidRPr="00FB4C7F">
        <w:rPr>
          <w:rFonts w:ascii="Times New Roman" w:hAnsi="Times New Roman" w:cs="Times New Roman"/>
          <w:szCs w:val="24"/>
        </w:rPr>
        <w:t xml:space="preserve">three treatments – </w:t>
      </w:r>
      <w:r w:rsidR="00A46582" w:rsidRPr="00FB4C7F">
        <w:rPr>
          <w:rFonts w:ascii="Times New Roman" w:hAnsi="Times New Roman" w:cs="Times New Roman"/>
          <w:szCs w:val="24"/>
        </w:rPr>
        <w:t xml:space="preserve">the urban farms, control lots, </w:t>
      </w:r>
      <w:r w:rsidR="00A46582" w:rsidRPr="00FB4C7F">
        <w:rPr>
          <w:rFonts w:ascii="Times New Roman" w:hAnsi="Times New Roman" w:cs="Times New Roman"/>
          <w:szCs w:val="24"/>
        </w:rPr>
        <w:lastRenderedPageBreak/>
        <w:t>and high diversity prairies</w:t>
      </w:r>
      <w:r w:rsidR="00003D20" w:rsidRPr="00FB4C7F">
        <w:rPr>
          <w:rFonts w:ascii="Times New Roman" w:hAnsi="Times New Roman" w:cs="Times New Roman"/>
          <w:szCs w:val="24"/>
        </w:rPr>
        <w:t xml:space="preserve"> – were </w:t>
      </w:r>
      <w:r w:rsidR="004B5AA8" w:rsidRPr="00FB4C7F">
        <w:rPr>
          <w:rFonts w:ascii="Times New Roman" w:hAnsi="Times New Roman" w:cs="Times New Roman"/>
          <w:szCs w:val="24"/>
        </w:rPr>
        <w:t>analyzed against the urban</w:t>
      </w:r>
      <w:r w:rsidR="00A46582" w:rsidRPr="00FB4C7F">
        <w:rPr>
          <w:rFonts w:ascii="Times New Roman" w:hAnsi="Times New Roman" w:cs="Times New Roman"/>
          <w:szCs w:val="24"/>
        </w:rPr>
        <w:t xml:space="preserve"> species pool. The body length data of bee species were evaluated for normality through histogram </w:t>
      </w:r>
      <w:proofErr w:type="gramStart"/>
      <w:r w:rsidR="00A46582" w:rsidRPr="00FB4C7F">
        <w:rPr>
          <w:rFonts w:ascii="Times New Roman" w:hAnsi="Times New Roman" w:cs="Times New Roman"/>
          <w:szCs w:val="24"/>
        </w:rPr>
        <w:t>observation, and</w:t>
      </w:r>
      <w:proofErr w:type="gramEnd"/>
      <w:r w:rsidR="00A46582" w:rsidRPr="00FB4C7F">
        <w:rPr>
          <w:rFonts w:ascii="Times New Roman" w:hAnsi="Times New Roman" w:cs="Times New Roman"/>
          <w:szCs w:val="24"/>
        </w:rPr>
        <w:t xml:space="preserve"> were transformed logarithmically. </w:t>
      </w:r>
      <w:r w:rsidR="00D670FC" w:rsidRPr="00FB4C7F">
        <w:rPr>
          <w:rFonts w:ascii="Times New Roman" w:hAnsi="Times New Roman" w:cs="Times New Roman"/>
          <w:szCs w:val="24"/>
        </w:rPr>
        <w:t xml:space="preserve">For each trait, standardized effect sizes for this modified regional species pool were generated using the null model methods previously described. </w:t>
      </w:r>
    </w:p>
    <w:p w14:paraId="39B58AB1" w14:textId="62998732" w:rsidR="00CF12CD" w:rsidRPr="00FB4C7F" w:rsidRDefault="00D670FC"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SES values were merged with the </w:t>
      </w:r>
      <w:r w:rsidR="00DD760D" w:rsidRPr="00FB4C7F">
        <w:rPr>
          <w:rFonts w:ascii="Times New Roman" w:hAnsi="Times New Roman" w:cs="Times New Roman"/>
          <w:szCs w:val="24"/>
        </w:rPr>
        <w:t xml:space="preserve">local site treatment landscape data to investigate the relationship between SES responses and the landscape predictor variables, specifically (1) treatment, (2) percentage of greenspace, (3) largest patch index, and (4) Nearest neighbor distance. </w:t>
      </w:r>
      <w:r w:rsidR="007F2228" w:rsidRPr="00FB4C7F">
        <w:rPr>
          <w:rFonts w:ascii="Times New Roman" w:hAnsi="Times New Roman" w:cs="Times New Roman"/>
          <w:szCs w:val="24"/>
        </w:rPr>
        <w:t xml:space="preserve">The effects of landscape and local metrics </w:t>
      </w:r>
      <w:r w:rsidR="00CF12CD" w:rsidRPr="00FB4C7F">
        <w:rPr>
          <w:rFonts w:ascii="Times New Roman" w:hAnsi="Times New Roman" w:cs="Times New Roman"/>
          <w:szCs w:val="24"/>
        </w:rPr>
        <w:t xml:space="preserve">on each of the functional traits and metrics of </w:t>
      </w:r>
      <w:r w:rsidR="003674F1" w:rsidRPr="00FB4C7F">
        <w:rPr>
          <w:rFonts w:ascii="Times New Roman" w:hAnsi="Times New Roman" w:cs="Times New Roman"/>
          <w:szCs w:val="24"/>
        </w:rPr>
        <w:t xml:space="preserve">diversity </w:t>
      </w:r>
      <w:r w:rsidR="007F2228" w:rsidRPr="00FB4C7F">
        <w:rPr>
          <w:rFonts w:ascii="Times New Roman" w:hAnsi="Times New Roman" w:cs="Times New Roman"/>
          <w:szCs w:val="24"/>
        </w:rPr>
        <w:t xml:space="preserve">were investigated </w:t>
      </w:r>
      <w:r w:rsidR="000A6AFD" w:rsidRPr="00FB4C7F">
        <w:rPr>
          <w:rFonts w:ascii="Times New Roman" w:hAnsi="Times New Roman" w:cs="Times New Roman"/>
          <w:szCs w:val="24"/>
        </w:rPr>
        <w:t>by fitting</w:t>
      </w:r>
      <w:r w:rsidR="007F2228" w:rsidRPr="00FB4C7F">
        <w:rPr>
          <w:rFonts w:ascii="Times New Roman" w:hAnsi="Times New Roman" w:cs="Times New Roman"/>
          <w:szCs w:val="24"/>
        </w:rPr>
        <w:t xml:space="preserve"> generalized linear mixed-effects models.</w:t>
      </w:r>
      <w:r w:rsidR="000A6AFD" w:rsidRPr="00FB4C7F">
        <w:rPr>
          <w:rFonts w:ascii="Times New Roman" w:hAnsi="Times New Roman" w:cs="Times New Roman"/>
          <w:szCs w:val="24"/>
        </w:rPr>
        <w:t xml:space="preserve"> </w:t>
      </w:r>
      <w:r w:rsidR="00CF12CD" w:rsidRPr="00FB4C7F">
        <w:rPr>
          <w:rFonts w:ascii="Times New Roman" w:hAnsi="Times New Roman" w:cs="Times New Roman"/>
          <w:szCs w:val="24"/>
        </w:rPr>
        <w:t>A stepwise algorithm was used to select the best model for each trait based on AIC values. An ANOVA test was run on the top model calculated to generate chi-square and p values for each predictor. The findings of these tests are reported in Tables 5 and 6.</w:t>
      </w:r>
    </w:p>
    <w:p w14:paraId="2389E429" w14:textId="7C02AF97" w:rsidR="00186D41" w:rsidRPr="00FB4C7F" w:rsidRDefault="00186D41" w:rsidP="00FB4C7F">
      <w:pPr>
        <w:spacing w:after="0" w:line="480" w:lineRule="auto"/>
        <w:rPr>
          <w:rFonts w:ascii="Times New Roman" w:hAnsi="Times New Roman" w:cs="Times New Roman"/>
          <w:szCs w:val="24"/>
        </w:rPr>
      </w:pPr>
    </w:p>
    <w:p w14:paraId="0E1724A0" w14:textId="7FB5C3CB" w:rsidR="00186D41" w:rsidRPr="00FB4C7F" w:rsidRDefault="00186D41" w:rsidP="00FB4C7F">
      <w:pPr>
        <w:spacing w:after="0" w:line="480" w:lineRule="auto"/>
        <w:rPr>
          <w:rFonts w:ascii="Times New Roman" w:hAnsi="Times New Roman" w:cs="Times New Roman"/>
          <w:b/>
          <w:bCs/>
          <w:szCs w:val="24"/>
        </w:rPr>
      </w:pPr>
      <w:r w:rsidRPr="00FB4C7F">
        <w:rPr>
          <w:rFonts w:ascii="Times New Roman" w:hAnsi="Times New Roman" w:cs="Times New Roman"/>
          <w:b/>
          <w:bCs/>
          <w:szCs w:val="24"/>
        </w:rPr>
        <w:t>Results</w:t>
      </w:r>
    </w:p>
    <w:p w14:paraId="1E0371CC" w14:textId="2EBCC371" w:rsidR="00DB234D" w:rsidRPr="00FB4C7F" w:rsidRDefault="00BE4FDD"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Of the</w:t>
      </w:r>
      <w:r w:rsidR="00E36B7A" w:rsidRPr="00FB4C7F">
        <w:rPr>
          <w:rFonts w:ascii="Times New Roman" w:hAnsi="Times New Roman" w:cs="Times New Roman"/>
          <w:szCs w:val="24"/>
        </w:rPr>
        <w:t xml:space="preserve"> 359 species in the Ohio</w:t>
      </w:r>
      <w:r w:rsidRPr="00FB4C7F">
        <w:rPr>
          <w:rFonts w:ascii="Times New Roman" w:hAnsi="Times New Roman" w:cs="Times New Roman"/>
          <w:szCs w:val="24"/>
        </w:rPr>
        <w:t xml:space="preserve"> regional pool, </w:t>
      </w:r>
      <w:del w:id="23" w:author="Gardiner, Mary" w:date="2022-09-13T07:45:00Z">
        <w:r w:rsidRPr="00FB4C7F" w:rsidDel="001446EA">
          <w:rPr>
            <w:rFonts w:ascii="Times New Roman" w:hAnsi="Times New Roman" w:cs="Times New Roman"/>
            <w:szCs w:val="24"/>
          </w:rPr>
          <w:delText>35.9% (</w:delText>
        </w:r>
        <w:r w:rsidRPr="00FB4C7F" w:rsidDel="001446EA">
          <w:rPr>
            <w:rFonts w:ascii="Times New Roman" w:hAnsi="Times New Roman" w:cs="Times New Roman"/>
            <w:i/>
            <w:iCs/>
            <w:szCs w:val="24"/>
          </w:rPr>
          <w:delText xml:space="preserve">n = </w:delText>
        </w:r>
      </w:del>
      <w:r w:rsidRPr="00FB4C7F">
        <w:rPr>
          <w:rFonts w:ascii="Times New Roman" w:hAnsi="Times New Roman" w:cs="Times New Roman"/>
          <w:szCs w:val="24"/>
        </w:rPr>
        <w:t>129</w:t>
      </w:r>
      <w:del w:id="24" w:author="Gardiner, Mary" w:date="2022-09-13T07:45:00Z">
        <w:r w:rsidRPr="00FB4C7F" w:rsidDel="001446EA">
          <w:rPr>
            <w:rFonts w:ascii="Times New Roman" w:hAnsi="Times New Roman" w:cs="Times New Roman"/>
            <w:szCs w:val="24"/>
          </w:rPr>
          <w:delText xml:space="preserve">) </w:delText>
        </w:r>
      </w:del>
      <w:ins w:id="25" w:author="Gardiner, Mary" w:date="2022-09-13T07:45:00Z">
        <w:r w:rsidR="001446EA" w:rsidRPr="00FB4C7F">
          <w:rPr>
            <w:rFonts w:ascii="Times New Roman" w:hAnsi="Times New Roman" w:cs="Times New Roman"/>
            <w:szCs w:val="24"/>
          </w:rPr>
          <w:t xml:space="preserve"> (35.9%) </w:t>
        </w:r>
      </w:ins>
      <w:r w:rsidRPr="00FB4C7F">
        <w:rPr>
          <w:rFonts w:ascii="Times New Roman" w:hAnsi="Times New Roman" w:cs="Times New Roman"/>
          <w:szCs w:val="24"/>
        </w:rPr>
        <w:t xml:space="preserve">were found in the </w:t>
      </w:r>
      <w:ins w:id="26" w:author="Gardiner, Mary" w:date="2022-09-13T07:45:00Z">
        <w:r w:rsidR="001446EA" w:rsidRPr="00FB4C7F">
          <w:rPr>
            <w:rFonts w:ascii="Times New Roman" w:hAnsi="Times New Roman" w:cs="Times New Roman"/>
            <w:szCs w:val="24"/>
          </w:rPr>
          <w:t xml:space="preserve">urban </w:t>
        </w:r>
      </w:ins>
      <w:del w:id="27" w:author="Gardiner, Mary" w:date="2022-09-13T07:45:00Z">
        <w:r w:rsidRPr="00FB4C7F" w:rsidDel="001446EA">
          <w:rPr>
            <w:rFonts w:ascii="Times New Roman" w:hAnsi="Times New Roman" w:cs="Times New Roman"/>
            <w:szCs w:val="24"/>
          </w:rPr>
          <w:delText xml:space="preserve">urban </w:delText>
        </w:r>
      </w:del>
      <w:ins w:id="28" w:author="Gardiner, Mary" w:date="2022-09-13T07:45:00Z">
        <w:r w:rsidR="001446EA" w:rsidRPr="00FB4C7F">
          <w:rPr>
            <w:rFonts w:ascii="Times New Roman" w:hAnsi="Times New Roman" w:cs="Times New Roman"/>
            <w:szCs w:val="24"/>
          </w:rPr>
          <w:t xml:space="preserve">Cleveland </w:t>
        </w:r>
      </w:ins>
      <w:r w:rsidRPr="00FB4C7F">
        <w:rPr>
          <w:rFonts w:ascii="Times New Roman" w:hAnsi="Times New Roman" w:cs="Times New Roman"/>
          <w:szCs w:val="24"/>
        </w:rPr>
        <w:t>species pool</w:t>
      </w:r>
      <w:del w:id="29" w:author="Gardiner, Mary" w:date="2022-09-13T07:45:00Z">
        <w:r w:rsidR="00E36B7A" w:rsidRPr="00FB4C7F" w:rsidDel="001446EA">
          <w:rPr>
            <w:rFonts w:ascii="Times New Roman" w:hAnsi="Times New Roman" w:cs="Times New Roman"/>
            <w:szCs w:val="24"/>
          </w:rPr>
          <w:delText xml:space="preserve"> of the city of Cleveland</w:delText>
        </w:r>
      </w:del>
      <w:r w:rsidR="004B5AA8" w:rsidRPr="00FB4C7F">
        <w:rPr>
          <w:rFonts w:ascii="Times New Roman" w:hAnsi="Times New Roman" w:cs="Times New Roman"/>
          <w:szCs w:val="24"/>
        </w:rPr>
        <w:t>.</w:t>
      </w:r>
      <w:r w:rsidRPr="00FB4C7F">
        <w:rPr>
          <w:rFonts w:ascii="Times New Roman" w:hAnsi="Times New Roman" w:cs="Times New Roman"/>
          <w:szCs w:val="24"/>
        </w:rPr>
        <w:t xml:space="preserve"> </w:t>
      </w:r>
      <w:r w:rsidR="00B143D2" w:rsidRPr="00FB4C7F">
        <w:rPr>
          <w:rFonts w:ascii="Times New Roman" w:hAnsi="Times New Roman" w:cs="Times New Roman"/>
          <w:szCs w:val="24"/>
        </w:rPr>
        <w:t>The native species</w:t>
      </w:r>
      <w:r w:rsidR="00390268" w:rsidRPr="00FB4C7F">
        <w:rPr>
          <w:rFonts w:ascii="Times New Roman" w:hAnsi="Times New Roman" w:cs="Times New Roman"/>
          <w:szCs w:val="24"/>
        </w:rPr>
        <w:t xml:space="preserve"> </w:t>
      </w:r>
      <w:proofErr w:type="spellStart"/>
      <w:r w:rsidR="00B76D7F" w:rsidRPr="00FB4C7F">
        <w:rPr>
          <w:rFonts w:ascii="Times New Roman" w:hAnsi="Times New Roman" w:cs="Times New Roman"/>
          <w:i/>
          <w:iCs/>
          <w:szCs w:val="24"/>
        </w:rPr>
        <w:t>Lasioglossum</w:t>
      </w:r>
      <w:proofErr w:type="spellEnd"/>
      <w:r w:rsidR="00B76D7F" w:rsidRPr="00FB4C7F">
        <w:rPr>
          <w:rFonts w:ascii="Times New Roman" w:hAnsi="Times New Roman" w:cs="Times New Roman"/>
          <w:i/>
          <w:iCs/>
          <w:szCs w:val="24"/>
        </w:rPr>
        <w:t xml:space="preserve"> </w:t>
      </w:r>
      <w:proofErr w:type="spellStart"/>
      <w:r w:rsidR="00B76D7F" w:rsidRPr="00FB4C7F">
        <w:rPr>
          <w:rFonts w:ascii="Times New Roman" w:hAnsi="Times New Roman" w:cs="Times New Roman"/>
          <w:i/>
          <w:iCs/>
          <w:szCs w:val="24"/>
        </w:rPr>
        <w:t>imitatum</w:t>
      </w:r>
      <w:proofErr w:type="spellEnd"/>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 xml:space="preserve">46), </w:t>
      </w:r>
      <w:proofErr w:type="spellStart"/>
      <w:r w:rsidR="00B76D7F" w:rsidRPr="00FB4C7F">
        <w:rPr>
          <w:rFonts w:ascii="Times New Roman" w:hAnsi="Times New Roman" w:cs="Times New Roman"/>
          <w:i/>
          <w:iCs/>
          <w:szCs w:val="24"/>
        </w:rPr>
        <w:t>Lasioglossum</w:t>
      </w:r>
      <w:proofErr w:type="spellEnd"/>
      <w:r w:rsidR="00B76D7F" w:rsidRPr="00FB4C7F">
        <w:rPr>
          <w:rFonts w:ascii="Times New Roman" w:hAnsi="Times New Roman" w:cs="Times New Roman"/>
          <w:i/>
          <w:iCs/>
          <w:szCs w:val="24"/>
        </w:rPr>
        <w:t xml:space="preserve"> </w:t>
      </w:r>
      <w:proofErr w:type="spellStart"/>
      <w:r w:rsidR="00B76D7F" w:rsidRPr="00FB4C7F">
        <w:rPr>
          <w:rFonts w:ascii="Times New Roman" w:hAnsi="Times New Roman" w:cs="Times New Roman"/>
          <w:i/>
          <w:iCs/>
          <w:szCs w:val="24"/>
        </w:rPr>
        <w:t>ephialtum</w:t>
      </w:r>
      <w:proofErr w:type="spellEnd"/>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 xml:space="preserve">44), </w:t>
      </w:r>
      <w:proofErr w:type="spellStart"/>
      <w:r w:rsidR="00B76D7F" w:rsidRPr="00FB4C7F">
        <w:rPr>
          <w:rFonts w:ascii="Times New Roman" w:hAnsi="Times New Roman" w:cs="Times New Roman"/>
          <w:i/>
          <w:iCs/>
          <w:szCs w:val="24"/>
        </w:rPr>
        <w:t>Ceratina</w:t>
      </w:r>
      <w:proofErr w:type="spellEnd"/>
      <w:r w:rsidR="00B76D7F" w:rsidRPr="00FB4C7F">
        <w:rPr>
          <w:rFonts w:ascii="Times New Roman" w:hAnsi="Times New Roman" w:cs="Times New Roman"/>
          <w:i/>
          <w:iCs/>
          <w:szCs w:val="24"/>
        </w:rPr>
        <w:t xml:space="preserve"> </w:t>
      </w:r>
      <w:proofErr w:type="spellStart"/>
      <w:r w:rsidR="00B76D7F" w:rsidRPr="00FB4C7F">
        <w:rPr>
          <w:rFonts w:ascii="Times New Roman" w:hAnsi="Times New Roman" w:cs="Times New Roman"/>
          <w:i/>
          <w:iCs/>
          <w:szCs w:val="24"/>
        </w:rPr>
        <w:t>calcarata</w:t>
      </w:r>
      <w:proofErr w:type="spellEnd"/>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 xml:space="preserve">44), </w:t>
      </w:r>
      <w:proofErr w:type="spellStart"/>
      <w:r w:rsidR="00B76D7F" w:rsidRPr="00FB4C7F">
        <w:rPr>
          <w:rFonts w:ascii="Times New Roman" w:hAnsi="Times New Roman" w:cs="Times New Roman"/>
          <w:i/>
          <w:iCs/>
          <w:szCs w:val="24"/>
        </w:rPr>
        <w:t>Agapostemon</w:t>
      </w:r>
      <w:proofErr w:type="spellEnd"/>
      <w:r w:rsidR="00B76D7F" w:rsidRPr="00FB4C7F">
        <w:rPr>
          <w:rFonts w:ascii="Times New Roman" w:hAnsi="Times New Roman" w:cs="Times New Roman"/>
          <w:i/>
          <w:iCs/>
          <w:szCs w:val="24"/>
        </w:rPr>
        <w:t xml:space="preserve"> </w:t>
      </w:r>
      <w:proofErr w:type="spellStart"/>
      <w:r w:rsidR="00B76D7F" w:rsidRPr="00FB4C7F">
        <w:rPr>
          <w:rFonts w:ascii="Times New Roman" w:hAnsi="Times New Roman" w:cs="Times New Roman"/>
          <w:i/>
          <w:iCs/>
          <w:szCs w:val="24"/>
        </w:rPr>
        <w:t>virescens</w:t>
      </w:r>
      <w:proofErr w:type="spellEnd"/>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 xml:space="preserve">43), and </w:t>
      </w:r>
      <w:r w:rsidR="00B76D7F" w:rsidRPr="00FB4C7F">
        <w:rPr>
          <w:rFonts w:ascii="Times New Roman" w:hAnsi="Times New Roman" w:cs="Times New Roman"/>
          <w:i/>
          <w:iCs/>
          <w:szCs w:val="24"/>
        </w:rPr>
        <w:t>Bombus impatiens</w:t>
      </w:r>
      <w:r w:rsidR="00B76D7F" w:rsidRPr="00FB4C7F">
        <w:rPr>
          <w:rFonts w:ascii="Times New Roman" w:hAnsi="Times New Roman" w:cs="Times New Roman"/>
          <w:szCs w:val="24"/>
        </w:rPr>
        <w:t xml:space="preserve"> (</w:t>
      </w:r>
      <w:r w:rsidR="00B76D7F" w:rsidRPr="00FB4C7F">
        <w:rPr>
          <w:rFonts w:ascii="Times New Roman" w:hAnsi="Times New Roman" w:cs="Times New Roman"/>
          <w:i/>
          <w:iCs/>
          <w:szCs w:val="24"/>
        </w:rPr>
        <w:t xml:space="preserve">n = </w:t>
      </w:r>
      <w:r w:rsidR="00B76D7F" w:rsidRPr="00FB4C7F">
        <w:rPr>
          <w:rFonts w:ascii="Times New Roman" w:hAnsi="Times New Roman" w:cs="Times New Roman"/>
          <w:szCs w:val="24"/>
        </w:rPr>
        <w:t>43)</w:t>
      </w:r>
      <w:r w:rsidR="00390268" w:rsidRPr="00FB4C7F">
        <w:rPr>
          <w:rFonts w:ascii="Times New Roman" w:hAnsi="Times New Roman" w:cs="Times New Roman"/>
          <w:szCs w:val="24"/>
        </w:rPr>
        <w:t xml:space="preserve"> had the highest occurrences across urban greenspaces</w:t>
      </w:r>
      <w:r w:rsidR="00B76D7F" w:rsidRPr="00FB4C7F">
        <w:rPr>
          <w:rFonts w:ascii="Times New Roman" w:hAnsi="Times New Roman" w:cs="Times New Roman"/>
          <w:szCs w:val="24"/>
        </w:rPr>
        <w:t xml:space="preserve">. </w:t>
      </w:r>
      <w:r w:rsidR="0079002C" w:rsidRPr="00FB4C7F">
        <w:rPr>
          <w:rFonts w:ascii="Times New Roman" w:hAnsi="Times New Roman" w:cs="Times New Roman"/>
          <w:szCs w:val="24"/>
        </w:rPr>
        <w:t xml:space="preserve">Of the nonnative bee species, </w:t>
      </w:r>
      <w:proofErr w:type="spellStart"/>
      <w:r w:rsidR="00DB234D" w:rsidRPr="00FB4C7F">
        <w:rPr>
          <w:rFonts w:ascii="Times New Roman" w:hAnsi="Times New Roman" w:cs="Times New Roman"/>
          <w:i/>
          <w:iCs/>
          <w:szCs w:val="24"/>
        </w:rPr>
        <w:t>A</w:t>
      </w:r>
      <w:r w:rsidR="00F86545" w:rsidRPr="00FB4C7F">
        <w:rPr>
          <w:rFonts w:ascii="Times New Roman" w:hAnsi="Times New Roman" w:cs="Times New Roman"/>
          <w:i/>
          <w:iCs/>
          <w:szCs w:val="24"/>
        </w:rPr>
        <w:t>pis</w:t>
      </w:r>
      <w:proofErr w:type="spellEnd"/>
      <w:r w:rsidR="00F86545" w:rsidRPr="00FB4C7F">
        <w:rPr>
          <w:rFonts w:ascii="Times New Roman" w:hAnsi="Times New Roman" w:cs="Times New Roman"/>
          <w:i/>
          <w:iCs/>
          <w:szCs w:val="24"/>
        </w:rPr>
        <w:t xml:space="preserve"> mellifera</w:t>
      </w:r>
      <w:r w:rsidR="00F86545" w:rsidRPr="00FB4C7F">
        <w:rPr>
          <w:rFonts w:ascii="Times New Roman" w:hAnsi="Times New Roman" w:cs="Times New Roman"/>
          <w:szCs w:val="24"/>
        </w:rPr>
        <w:t xml:space="preserve"> </w:t>
      </w:r>
      <w:r w:rsidR="00DB234D" w:rsidRPr="00FB4C7F">
        <w:rPr>
          <w:rFonts w:ascii="Times New Roman" w:hAnsi="Times New Roman" w:cs="Times New Roman"/>
          <w:szCs w:val="24"/>
        </w:rPr>
        <w:t>was found at 94% of the sites (</w:t>
      </w:r>
      <w:r w:rsidR="00DB234D" w:rsidRPr="00FB4C7F">
        <w:rPr>
          <w:rFonts w:ascii="Times New Roman" w:hAnsi="Times New Roman" w:cs="Times New Roman"/>
          <w:i/>
          <w:iCs/>
          <w:szCs w:val="24"/>
        </w:rPr>
        <w:t xml:space="preserve">n = </w:t>
      </w:r>
      <w:r w:rsidR="00F86545" w:rsidRPr="00FB4C7F">
        <w:rPr>
          <w:rFonts w:ascii="Times New Roman" w:hAnsi="Times New Roman" w:cs="Times New Roman"/>
          <w:szCs w:val="24"/>
        </w:rPr>
        <w:t>46</w:t>
      </w:r>
      <w:r w:rsidR="00DB234D" w:rsidRPr="00FB4C7F">
        <w:rPr>
          <w:rFonts w:ascii="Times New Roman" w:hAnsi="Times New Roman" w:cs="Times New Roman"/>
          <w:szCs w:val="24"/>
        </w:rPr>
        <w:t>)</w:t>
      </w:r>
      <w:r w:rsidR="00B143D2" w:rsidRPr="00FB4C7F">
        <w:rPr>
          <w:rFonts w:ascii="Times New Roman" w:hAnsi="Times New Roman" w:cs="Times New Roman"/>
          <w:szCs w:val="24"/>
        </w:rPr>
        <w:t xml:space="preserve">, </w:t>
      </w:r>
      <w:r w:rsidR="0079002C" w:rsidRPr="00FB4C7F">
        <w:rPr>
          <w:rFonts w:ascii="Times New Roman" w:hAnsi="Times New Roman" w:cs="Times New Roman"/>
          <w:szCs w:val="24"/>
        </w:rPr>
        <w:t xml:space="preserve">and </w:t>
      </w:r>
      <w:r w:rsidR="00305074" w:rsidRPr="00FB4C7F">
        <w:rPr>
          <w:rFonts w:ascii="Times New Roman" w:hAnsi="Times New Roman" w:cs="Times New Roman"/>
          <w:szCs w:val="24"/>
        </w:rPr>
        <w:t>over 68</w:t>
      </w:r>
      <w:r w:rsidR="0079002C" w:rsidRPr="00FB4C7F">
        <w:rPr>
          <w:rFonts w:ascii="Times New Roman" w:hAnsi="Times New Roman" w:cs="Times New Roman"/>
          <w:szCs w:val="24"/>
        </w:rPr>
        <w:t>% of sites contained the next f</w:t>
      </w:r>
      <w:r w:rsidR="00305074" w:rsidRPr="00FB4C7F">
        <w:rPr>
          <w:rFonts w:ascii="Times New Roman" w:hAnsi="Times New Roman" w:cs="Times New Roman"/>
          <w:szCs w:val="24"/>
        </w:rPr>
        <w:t>our</w:t>
      </w:r>
      <w:r w:rsidR="0079002C" w:rsidRPr="00FB4C7F">
        <w:rPr>
          <w:rFonts w:ascii="Times New Roman" w:hAnsi="Times New Roman" w:cs="Times New Roman"/>
          <w:szCs w:val="24"/>
        </w:rPr>
        <w:t xml:space="preserve"> most common </w:t>
      </w:r>
      <w:r w:rsidR="00335BCE" w:rsidRPr="00FB4C7F">
        <w:rPr>
          <w:rFonts w:ascii="Times New Roman" w:hAnsi="Times New Roman" w:cs="Times New Roman"/>
          <w:szCs w:val="24"/>
        </w:rPr>
        <w:t xml:space="preserve">nonnative </w:t>
      </w:r>
      <w:r w:rsidR="0079002C" w:rsidRPr="00FB4C7F">
        <w:rPr>
          <w:rFonts w:ascii="Times New Roman" w:hAnsi="Times New Roman" w:cs="Times New Roman"/>
          <w:szCs w:val="24"/>
        </w:rPr>
        <w:t xml:space="preserve">species: </w:t>
      </w:r>
      <w:r w:rsidR="0079002C" w:rsidRPr="00FB4C7F">
        <w:rPr>
          <w:rFonts w:ascii="Times New Roman" w:hAnsi="Times New Roman" w:cs="Times New Roman"/>
          <w:i/>
          <w:iCs/>
          <w:szCs w:val="24"/>
        </w:rPr>
        <w:t>O</w:t>
      </w:r>
      <w:r w:rsidR="00DB234D" w:rsidRPr="00FB4C7F">
        <w:rPr>
          <w:rFonts w:ascii="Times New Roman" w:hAnsi="Times New Roman" w:cs="Times New Roman"/>
          <w:i/>
          <w:iCs/>
          <w:szCs w:val="24"/>
        </w:rPr>
        <w:t xml:space="preserve">smia </w:t>
      </w:r>
      <w:proofErr w:type="spellStart"/>
      <w:r w:rsidR="00DB234D" w:rsidRPr="00FB4C7F">
        <w:rPr>
          <w:rFonts w:ascii="Times New Roman" w:hAnsi="Times New Roman" w:cs="Times New Roman"/>
          <w:i/>
          <w:iCs/>
          <w:szCs w:val="24"/>
        </w:rPr>
        <w:t>caerulescens</w:t>
      </w:r>
      <w:proofErr w:type="spellEnd"/>
      <w:r w:rsidR="00DB234D" w:rsidRPr="00FB4C7F">
        <w:rPr>
          <w:rFonts w:ascii="Times New Roman" w:hAnsi="Times New Roman" w:cs="Times New Roman"/>
          <w:szCs w:val="24"/>
        </w:rPr>
        <w:t xml:space="preserve"> </w:t>
      </w:r>
      <w:r w:rsidR="0079002C" w:rsidRPr="00FB4C7F">
        <w:rPr>
          <w:rFonts w:ascii="Times New Roman" w:hAnsi="Times New Roman" w:cs="Times New Roman"/>
          <w:szCs w:val="24"/>
        </w:rPr>
        <w:t>(</w:t>
      </w:r>
      <w:r w:rsidR="0079002C" w:rsidRPr="00FB4C7F">
        <w:rPr>
          <w:rFonts w:ascii="Times New Roman" w:hAnsi="Times New Roman" w:cs="Times New Roman"/>
          <w:i/>
          <w:iCs/>
          <w:szCs w:val="24"/>
        </w:rPr>
        <w:t xml:space="preserve">n = </w:t>
      </w:r>
      <w:r w:rsidR="00DB234D" w:rsidRPr="00FB4C7F">
        <w:rPr>
          <w:rFonts w:ascii="Times New Roman" w:hAnsi="Times New Roman" w:cs="Times New Roman"/>
          <w:szCs w:val="24"/>
        </w:rPr>
        <w:t>34</w:t>
      </w:r>
      <w:r w:rsidR="0079002C" w:rsidRPr="00FB4C7F">
        <w:rPr>
          <w:rFonts w:ascii="Times New Roman" w:hAnsi="Times New Roman" w:cs="Times New Roman"/>
          <w:szCs w:val="24"/>
        </w:rPr>
        <w:t>)</w:t>
      </w:r>
      <w:r w:rsidR="00DB234D" w:rsidRPr="00FB4C7F">
        <w:rPr>
          <w:rFonts w:ascii="Times New Roman" w:hAnsi="Times New Roman" w:cs="Times New Roman"/>
          <w:szCs w:val="24"/>
        </w:rPr>
        <w:t xml:space="preserve">, </w:t>
      </w:r>
      <w:proofErr w:type="spellStart"/>
      <w:r w:rsidR="00335BCE" w:rsidRPr="00FB4C7F">
        <w:rPr>
          <w:rFonts w:ascii="Times New Roman" w:hAnsi="Times New Roman" w:cs="Times New Roman"/>
          <w:i/>
          <w:iCs/>
          <w:szCs w:val="24"/>
        </w:rPr>
        <w:t>M</w:t>
      </w:r>
      <w:r w:rsidR="00DB234D" w:rsidRPr="00FB4C7F">
        <w:rPr>
          <w:rFonts w:ascii="Times New Roman" w:hAnsi="Times New Roman" w:cs="Times New Roman"/>
          <w:i/>
          <w:iCs/>
          <w:szCs w:val="24"/>
        </w:rPr>
        <w:t>e</w:t>
      </w:r>
      <w:r w:rsidR="00335BCE" w:rsidRPr="00FB4C7F">
        <w:rPr>
          <w:rFonts w:ascii="Times New Roman" w:hAnsi="Times New Roman" w:cs="Times New Roman"/>
          <w:i/>
          <w:iCs/>
          <w:szCs w:val="24"/>
        </w:rPr>
        <w:t>ga</w:t>
      </w:r>
      <w:r w:rsidR="00DB234D" w:rsidRPr="00FB4C7F">
        <w:rPr>
          <w:rFonts w:ascii="Times New Roman" w:hAnsi="Times New Roman" w:cs="Times New Roman"/>
          <w:i/>
          <w:iCs/>
          <w:szCs w:val="24"/>
        </w:rPr>
        <w:t>chile</w:t>
      </w:r>
      <w:proofErr w:type="spellEnd"/>
      <w:r w:rsidR="00335BCE" w:rsidRPr="00FB4C7F">
        <w:rPr>
          <w:rFonts w:ascii="Times New Roman" w:hAnsi="Times New Roman" w:cs="Times New Roman"/>
          <w:i/>
          <w:iCs/>
          <w:szCs w:val="24"/>
        </w:rPr>
        <w:t xml:space="preserve"> </w:t>
      </w:r>
      <w:proofErr w:type="spellStart"/>
      <w:r w:rsidR="00DB234D" w:rsidRPr="00FB4C7F">
        <w:rPr>
          <w:rFonts w:ascii="Times New Roman" w:hAnsi="Times New Roman" w:cs="Times New Roman"/>
          <w:i/>
          <w:iCs/>
          <w:szCs w:val="24"/>
        </w:rPr>
        <w:t>rotundata</w:t>
      </w:r>
      <w:proofErr w:type="spellEnd"/>
      <w:r w:rsidR="00DB234D" w:rsidRPr="00FB4C7F">
        <w:rPr>
          <w:rFonts w:ascii="Times New Roman" w:hAnsi="Times New Roman" w:cs="Times New Roman"/>
          <w:szCs w:val="24"/>
        </w:rPr>
        <w:t xml:space="preserve"> </w:t>
      </w:r>
      <w:r w:rsidR="00335BCE" w:rsidRPr="00FB4C7F">
        <w:rPr>
          <w:rFonts w:ascii="Times New Roman" w:hAnsi="Times New Roman" w:cs="Times New Roman"/>
          <w:szCs w:val="24"/>
        </w:rPr>
        <w:t>(</w:t>
      </w:r>
      <w:r w:rsidR="00335BCE" w:rsidRPr="00FB4C7F">
        <w:rPr>
          <w:rFonts w:ascii="Times New Roman" w:hAnsi="Times New Roman" w:cs="Times New Roman"/>
          <w:i/>
          <w:iCs/>
          <w:szCs w:val="24"/>
        </w:rPr>
        <w:t xml:space="preserve">n = </w:t>
      </w:r>
      <w:r w:rsidR="00DB234D" w:rsidRPr="00FB4C7F">
        <w:rPr>
          <w:rFonts w:ascii="Times New Roman" w:hAnsi="Times New Roman" w:cs="Times New Roman"/>
          <w:szCs w:val="24"/>
        </w:rPr>
        <w:t>39</w:t>
      </w:r>
      <w:r w:rsidR="00335BCE" w:rsidRPr="00FB4C7F">
        <w:rPr>
          <w:rFonts w:ascii="Times New Roman" w:hAnsi="Times New Roman" w:cs="Times New Roman"/>
          <w:szCs w:val="24"/>
        </w:rPr>
        <w:t>)</w:t>
      </w:r>
      <w:r w:rsidR="0007165D" w:rsidRPr="00FB4C7F">
        <w:rPr>
          <w:rFonts w:ascii="Times New Roman" w:hAnsi="Times New Roman" w:cs="Times New Roman"/>
          <w:szCs w:val="24"/>
        </w:rPr>
        <w:t xml:space="preserve">, </w:t>
      </w:r>
      <w:proofErr w:type="spellStart"/>
      <w:r w:rsidR="00335BCE" w:rsidRPr="00FB4C7F">
        <w:rPr>
          <w:rFonts w:ascii="Times New Roman" w:hAnsi="Times New Roman" w:cs="Times New Roman"/>
          <w:i/>
          <w:iCs/>
          <w:szCs w:val="24"/>
        </w:rPr>
        <w:t>H</w:t>
      </w:r>
      <w:r w:rsidR="0007165D" w:rsidRPr="00FB4C7F">
        <w:rPr>
          <w:rFonts w:ascii="Times New Roman" w:hAnsi="Times New Roman" w:cs="Times New Roman"/>
          <w:i/>
          <w:iCs/>
          <w:szCs w:val="24"/>
        </w:rPr>
        <w:t>ylaeus</w:t>
      </w:r>
      <w:proofErr w:type="spellEnd"/>
      <w:r w:rsidR="0007165D" w:rsidRPr="00FB4C7F">
        <w:rPr>
          <w:rFonts w:ascii="Times New Roman" w:hAnsi="Times New Roman" w:cs="Times New Roman"/>
          <w:i/>
          <w:iCs/>
          <w:szCs w:val="24"/>
        </w:rPr>
        <w:t xml:space="preserve"> </w:t>
      </w:r>
      <w:proofErr w:type="spellStart"/>
      <w:r w:rsidR="0007165D" w:rsidRPr="00FB4C7F">
        <w:rPr>
          <w:rFonts w:ascii="Times New Roman" w:hAnsi="Times New Roman" w:cs="Times New Roman"/>
          <w:i/>
          <w:iCs/>
          <w:szCs w:val="24"/>
        </w:rPr>
        <w:t>hyalinatus</w:t>
      </w:r>
      <w:proofErr w:type="spellEnd"/>
      <w:r w:rsidR="00335BCE" w:rsidRPr="00FB4C7F">
        <w:rPr>
          <w:rFonts w:ascii="Times New Roman" w:hAnsi="Times New Roman" w:cs="Times New Roman"/>
          <w:szCs w:val="24"/>
        </w:rPr>
        <w:t xml:space="preserve"> (</w:t>
      </w:r>
      <w:r w:rsidR="00335BCE" w:rsidRPr="00FB4C7F">
        <w:rPr>
          <w:rFonts w:ascii="Times New Roman" w:hAnsi="Times New Roman" w:cs="Times New Roman"/>
          <w:i/>
          <w:iCs/>
          <w:szCs w:val="24"/>
        </w:rPr>
        <w:t xml:space="preserve">n = </w:t>
      </w:r>
      <w:r w:rsidR="0007165D" w:rsidRPr="00FB4C7F">
        <w:rPr>
          <w:rFonts w:ascii="Times New Roman" w:hAnsi="Times New Roman" w:cs="Times New Roman"/>
          <w:szCs w:val="24"/>
        </w:rPr>
        <w:t>34</w:t>
      </w:r>
      <w:r w:rsidR="00335BCE" w:rsidRPr="00FB4C7F">
        <w:rPr>
          <w:rFonts w:ascii="Times New Roman" w:hAnsi="Times New Roman" w:cs="Times New Roman"/>
          <w:szCs w:val="24"/>
        </w:rPr>
        <w:t>)</w:t>
      </w:r>
      <w:r w:rsidR="0007165D" w:rsidRPr="00FB4C7F">
        <w:rPr>
          <w:rFonts w:ascii="Times New Roman" w:hAnsi="Times New Roman" w:cs="Times New Roman"/>
          <w:szCs w:val="24"/>
        </w:rPr>
        <w:t xml:space="preserve">, </w:t>
      </w:r>
      <w:r w:rsidR="00305074" w:rsidRPr="00FB4C7F">
        <w:rPr>
          <w:rFonts w:ascii="Times New Roman" w:hAnsi="Times New Roman" w:cs="Times New Roman"/>
          <w:szCs w:val="24"/>
        </w:rPr>
        <w:t xml:space="preserve">and </w:t>
      </w:r>
      <w:r w:rsidR="00335BCE" w:rsidRPr="00FB4C7F">
        <w:rPr>
          <w:rFonts w:ascii="Times New Roman" w:hAnsi="Times New Roman" w:cs="Times New Roman"/>
          <w:i/>
          <w:iCs/>
          <w:szCs w:val="24"/>
        </w:rPr>
        <w:t>A</w:t>
      </w:r>
      <w:r w:rsidR="0007165D" w:rsidRPr="00FB4C7F">
        <w:rPr>
          <w:rFonts w:ascii="Times New Roman" w:hAnsi="Times New Roman" w:cs="Times New Roman"/>
          <w:i/>
          <w:iCs/>
          <w:szCs w:val="24"/>
        </w:rPr>
        <w:t xml:space="preserve">ndrena </w:t>
      </w:r>
      <w:proofErr w:type="spellStart"/>
      <w:r w:rsidR="0007165D" w:rsidRPr="00FB4C7F">
        <w:rPr>
          <w:rFonts w:ascii="Times New Roman" w:hAnsi="Times New Roman" w:cs="Times New Roman"/>
          <w:i/>
          <w:iCs/>
          <w:szCs w:val="24"/>
        </w:rPr>
        <w:t>wilkella</w:t>
      </w:r>
      <w:proofErr w:type="spellEnd"/>
      <w:r w:rsidR="0007165D" w:rsidRPr="00FB4C7F">
        <w:rPr>
          <w:rFonts w:ascii="Times New Roman" w:hAnsi="Times New Roman" w:cs="Times New Roman"/>
          <w:szCs w:val="24"/>
        </w:rPr>
        <w:t xml:space="preserve"> </w:t>
      </w:r>
      <w:r w:rsidR="00335BCE" w:rsidRPr="00FB4C7F">
        <w:rPr>
          <w:rFonts w:ascii="Times New Roman" w:hAnsi="Times New Roman" w:cs="Times New Roman"/>
          <w:szCs w:val="24"/>
        </w:rPr>
        <w:t>(</w:t>
      </w:r>
      <w:r w:rsidR="00335BCE" w:rsidRPr="00FB4C7F">
        <w:rPr>
          <w:rFonts w:ascii="Times New Roman" w:hAnsi="Times New Roman" w:cs="Times New Roman"/>
          <w:i/>
          <w:iCs/>
          <w:szCs w:val="24"/>
        </w:rPr>
        <w:t xml:space="preserve">n = </w:t>
      </w:r>
      <w:r w:rsidR="0007165D" w:rsidRPr="00FB4C7F">
        <w:rPr>
          <w:rFonts w:ascii="Times New Roman" w:hAnsi="Times New Roman" w:cs="Times New Roman"/>
          <w:szCs w:val="24"/>
        </w:rPr>
        <w:t>35</w:t>
      </w:r>
      <w:r w:rsidR="00305074" w:rsidRPr="00FB4C7F">
        <w:rPr>
          <w:rFonts w:ascii="Times New Roman" w:hAnsi="Times New Roman" w:cs="Times New Roman"/>
          <w:szCs w:val="24"/>
        </w:rPr>
        <w:t>)</w:t>
      </w:r>
      <w:r w:rsidR="00335BCE" w:rsidRPr="00FB4C7F">
        <w:rPr>
          <w:rFonts w:ascii="Times New Roman" w:hAnsi="Times New Roman" w:cs="Times New Roman"/>
          <w:szCs w:val="24"/>
        </w:rPr>
        <w:t xml:space="preserve">. All </w:t>
      </w:r>
      <w:r w:rsidR="00D25717" w:rsidRPr="00FB4C7F">
        <w:rPr>
          <w:rFonts w:ascii="Times New Roman" w:hAnsi="Times New Roman" w:cs="Times New Roman"/>
          <w:szCs w:val="24"/>
        </w:rPr>
        <w:t xml:space="preserve">15 nonnative species found within the Ohio regional species pool were </w:t>
      </w:r>
      <w:r w:rsidR="00D25717" w:rsidRPr="00FB4C7F">
        <w:rPr>
          <w:rFonts w:ascii="Times New Roman" w:hAnsi="Times New Roman" w:cs="Times New Roman"/>
          <w:szCs w:val="24"/>
        </w:rPr>
        <w:lastRenderedPageBreak/>
        <w:t xml:space="preserve">collected in </w:t>
      </w:r>
      <w:r w:rsidR="009C5A51" w:rsidRPr="00FB4C7F">
        <w:rPr>
          <w:rFonts w:ascii="Times New Roman" w:hAnsi="Times New Roman" w:cs="Times New Roman"/>
          <w:szCs w:val="24"/>
        </w:rPr>
        <w:t>the city</w:t>
      </w:r>
      <w:r w:rsidR="005E473F" w:rsidRPr="00FB4C7F">
        <w:rPr>
          <w:rFonts w:ascii="Times New Roman" w:hAnsi="Times New Roman" w:cs="Times New Roman"/>
          <w:szCs w:val="24"/>
        </w:rPr>
        <w:t>. These nonnative bee species are generalists,</w:t>
      </w:r>
      <w:r w:rsidR="004B3F3E" w:rsidRPr="00FB4C7F">
        <w:rPr>
          <w:rFonts w:ascii="Times New Roman" w:hAnsi="Times New Roman" w:cs="Times New Roman"/>
          <w:szCs w:val="24"/>
        </w:rPr>
        <w:t xml:space="preserve"> and the majority are solitary, cavity nesting species, although there are a few exceptions.</w:t>
      </w:r>
      <w:r w:rsidR="005E473F" w:rsidRPr="00FB4C7F">
        <w:rPr>
          <w:rFonts w:ascii="Times New Roman" w:hAnsi="Times New Roman" w:cs="Times New Roman"/>
          <w:szCs w:val="24"/>
        </w:rPr>
        <w:t xml:space="preserve"> </w:t>
      </w:r>
    </w:p>
    <w:p w14:paraId="1D35B158" w14:textId="04576C16" w:rsidR="00BE4FDD" w:rsidRPr="00FB4C7F" w:rsidRDefault="00BE4FDD" w:rsidP="00FB4C7F">
      <w:pPr>
        <w:spacing w:after="0" w:line="480" w:lineRule="auto"/>
        <w:rPr>
          <w:rFonts w:ascii="Times New Roman" w:hAnsi="Times New Roman" w:cs="Times New Roman"/>
          <w:i/>
          <w:iCs/>
          <w:szCs w:val="24"/>
        </w:rPr>
      </w:pPr>
      <w:r w:rsidRPr="00FB4C7F">
        <w:rPr>
          <w:rFonts w:ascii="Times New Roman" w:hAnsi="Times New Roman" w:cs="Times New Roman"/>
          <w:i/>
          <w:iCs/>
          <w:szCs w:val="24"/>
        </w:rPr>
        <w:t>Regional</w:t>
      </w:r>
      <w:r w:rsidR="006C793D" w:rsidRPr="00FB4C7F">
        <w:rPr>
          <w:rFonts w:ascii="Times New Roman" w:hAnsi="Times New Roman" w:cs="Times New Roman"/>
          <w:i/>
          <w:iCs/>
          <w:szCs w:val="24"/>
        </w:rPr>
        <w:t xml:space="preserve"> species pool</w:t>
      </w:r>
      <w:r w:rsidRPr="00FB4C7F">
        <w:rPr>
          <w:rFonts w:ascii="Times New Roman" w:hAnsi="Times New Roman" w:cs="Times New Roman"/>
          <w:i/>
          <w:iCs/>
          <w:szCs w:val="24"/>
        </w:rPr>
        <w:t xml:space="preserve"> to </w:t>
      </w:r>
      <w:r w:rsidR="006C793D" w:rsidRPr="00FB4C7F">
        <w:rPr>
          <w:rFonts w:ascii="Times New Roman" w:hAnsi="Times New Roman" w:cs="Times New Roman"/>
          <w:i/>
          <w:iCs/>
          <w:szCs w:val="24"/>
        </w:rPr>
        <w:t>u</w:t>
      </w:r>
      <w:r w:rsidRPr="00FB4C7F">
        <w:rPr>
          <w:rFonts w:ascii="Times New Roman" w:hAnsi="Times New Roman" w:cs="Times New Roman"/>
          <w:i/>
          <w:iCs/>
          <w:szCs w:val="24"/>
        </w:rPr>
        <w:t xml:space="preserve">rban </w:t>
      </w:r>
      <w:r w:rsidR="006B30C2" w:rsidRPr="00FB4C7F">
        <w:rPr>
          <w:rFonts w:ascii="Times New Roman" w:hAnsi="Times New Roman" w:cs="Times New Roman"/>
          <w:i/>
          <w:iCs/>
          <w:szCs w:val="24"/>
        </w:rPr>
        <w:t>species pool</w:t>
      </w:r>
    </w:p>
    <w:p w14:paraId="0C300D88" w14:textId="7A9259F1" w:rsidR="007E3B8F" w:rsidRPr="00FB4C7F" w:rsidRDefault="001E0870"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Standardized effect sizes (SES) indicated that observed taxonomic beta diversity was lower and functional beta diversity was higher than null model expectations based on the Ohio regional species pool (Table 1). </w:t>
      </w:r>
      <w:r w:rsidR="00AF0D01" w:rsidRPr="00FB4C7F">
        <w:rPr>
          <w:rFonts w:ascii="Times New Roman" w:hAnsi="Times New Roman" w:cs="Times New Roman"/>
          <w:szCs w:val="24"/>
        </w:rPr>
        <w:t xml:space="preserve">Bee communities in urban greenspaces of Cleveland were more taxonomically </w:t>
      </w:r>
      <w:proofErr w:type="gramStart"/>
      <w:r w:rsidR="00AF0D01" w:rsidRPr="00FB4C7F">
        <w:rPr>
          <w:rFonts w:ascii="Times New Roman" w:hAnsi="Times New Roman" w:cs="Times New Roman"/>
          <w:szCs w:val="24"/>
        </w:rPr>
        <w:t>similar to</w:t>
      </w:r>
      <w:proofErr w:type="gramEnd"/>
      <w:r w:rsidR="00AF0D01" w:rsidRPr="00FB4C7F">
        <w:rPr>
          <w:rFonts w:ascii="Times New Roman" w:hAnsi="Times New Roman" w:cs="Times New Roman"/>
          <w:szCs w:val="24"/>
        </w:rPr>
        <w:t xml:space="preserve"> one another than expected by randomized null model communities of the same species richness, and this pattern was driven by lower species turnover. However, bee communities were more functionally dissimilar to one another than expected by null models</w:t>
      </w:r>
      <w:r w:rsidR="00B236A1" w:rsidRPr="00FB4C7F">
        <w:rPr>
          <w:rFonts w:ascii="Times New Roman" w:hAnsi="Times New Roman" w:cs="Times New Roman"/>
          <w:szCs w:val="24"/>
        </w:rPr>
        <w:t xml:space="preserve">, which was driven by high functional </w:t>
      </w:r>
      <w:proofErr w:type="spellStart"/>
      <w:r w:rsidR="00B236A1" w:rsidRPr="00FB4C7F">
        <w:rPr>
          <w:rFonts w:ascii="Times New Roman" w:hAnsi="Times New Roman" w:cs="Times New Roman"/>
          <w:szCs w:val="24"/>
        </w:rPr>
        <w:t>nestedness</w:t>
      </w:r>
      <w:proofErr w:type="spellEnd"/>
      <w:r w:rsidR="00AF0D01" w:rsidRPr="00FB4C7F">
        <w:rPr>
          <w:rFonts w:ascii="Times New Roman" w:hAnsi="Times New Roman" w:cs="Times New Roman"/>
          <w:szCs w:val="24"/>
        </w:rPr>
        <w:t>.</w:t>
      </w:r>
      <w:del w:id="30" w:author="Shepard, Caralee A." w:date="2022-09-29T17:18:00Z">
        <w:r w:rsidR="00AF0D01" w:rsidRPr="00FB4C7F" w:rsidDel="00B43EFD">
          <w:rPr>
            <w:rFonts w:ascii="Times New Roman" w:hAnsi="Times New Roman" w:cs="Times New Roman"/>
            <w:szCs w:val="24"/>
          </w:rPr>
          <w:delText xml:space="preserve"> </w:delText>
        </w:r>
      </w:del>
    </w:p>
    <w:p w14:paraId="34CB469B" w14:textId="32BB4D1D" w:rsidR="00E15C5E" w:rsidRPr="00FB4C7F" w:rsidRDefault="0099293C" w:rsidP="00FB4C7F">
      <w:pPr>
        <w:spacing w:before="240" w:after="0" w:line="480" w:lineRule="auto"/>
        <w:ind w:firstLine="720"/>
        <w:rPr>
          <w:rFonts w:ascii="Times New Roman" w:hAnsi="Times New Roman" w:cs="Times New Roman"/>
          <w:szCs w:val="24"/>
        </w:rPr>
      </w:pPr>
      <w:r w:rsidRPr="00FB4C7F">
        <w:rPr>
          <w:rFonts w:ascii="Times New Roman" w:hAnsi="Times New Roman" w:cs="Times New Roman"/>
          <w:szCs w:val="24"/>
        </w:rPr>
        <w:t>All traits investigated contributed to patterns of observed functional</w:t>
      </w:r>
      <w:r w:rsidR="003674F1" w:rsidRPr="00FB4C7F">
        <w:rPr>
          <w:rFonts w:ascii="Times New Roman" w:hAnsi="Times New Roman" w:cs="Times New Roman"/>
          <w:szCs w:val="24"/>
        </w:rPr>
        <w:t xml:space="preserve"> beta</w:t>
      </w:r>
      <w:r w:rsidRPr="00FB4C7F">
        <w:rPr>
          <w:rFonts w:ascii="Times New Roman" w:hAnsi="Times New Roman" w:cs="Times New Roman"/>
          <w:szCs w:val="24"/>
        </w:rPr>
        <w:t xml:space="preserve"> diversity (</w:t>
      </w:r>
      <w:commentRangeStart w:id="31"/>
      <w:r w:rsidRPr="00FB4C7F">
        <w:rPr>
          <w:rFonts w:ascii="Times New Roman" w:hAnsi="Times New Roman" w:cs="Times New Roman"/>
          <w:szCs w:val="24"/>
        </w:rPr>
        <w:t>Table 2</w:t>
      </w:r>
      <w:commentRangeEnd w:id="31"/>
      <w:r w:rsidR="00DB17E0" w:rsidRPr="00FB4C7F">
        <w:rPr>
          <w:rStyle w:val="CommentReference"/>
          <w:rFonts w:ascii="Times New Roman" w:hAnsi="Times New Roman" w:cs="Times New Roman"/>
          <w:sz w:val="24"/>
          <w:szCs w:val="24"/>
        </w:rPr>
        <w:commentReference w:id="31"/>
      </w:r>
      <w:r w:rsidRPr="00FB4C7F">
        <w:rPr>
          <w:rFonts w:ascii="Times New Roman" w:hAnsi="Times New Roman" w:cs="Times New Roman"/>
          <w:szCs w:val="24"/>
        </w:rPr>
        <w:t>). Standardized effect sizes indicated that generalist species</w:t>
      </w:r>
      <w:r w:rsidR="00F80007" w:rsidRPr="00FB4C7F">
        <w:rPr>
          <w:rFonts w:ascii="Times New Roman" w:hAnsi="Times New Roman" w:cs="Times New Roman"/>
          <w:szCs w:val="24"/>
        </w:rPr>
        <w:t xml:space="preserve">, eusocial and </w:t>
      </w:r>
      <w:proofErr w:type="spellStart"/>
      <w:r w:rsidR="00F80007" w:rsidRPr="00FB4C7F">
        <w:rPr>
          <w:rFonts w:ascii="Times New Roman" w:hAnsi="Times New Roman" w:cs="Times New Roman"/>
          <w:szCs w:val="24"/>
        </w:rPr>
        <w:t>subsocial</w:t>
      </w:r>
      <w:proofErr w:type="spellEnd"/>
      <w:r w:rsidR="00F80007" w:rsidRPr="00FB4C7F">
        <w:rPr>
          <w:rFonts w:ascii="Times New Roman" w:hAnsi="Times New Roman" w:cs="Times New Roman"/>
          <w:szCs w:val="24"/>
        </w:rPr>
        <w:t xml:space="preserve"> species, nonnative species, and cavity and hive nesters</w:t>
      </w:r>
      <w:r w:rsidRPr="00FB4C7F">
        <w:rPr>
          <w:rFonts w:ascii="Times New Roman" w:hAnsi="Times New Roman" w:cs="Times New Roman"/>
          <w:szCs w:val="24"/>
        </w:rPr>
        <w:t xml:space="preserve"> were more common in urban greenspaces than null model expectations based on the Ohio regional species pool. </w:t>
      </w:r>
      <w:r w:rsidR="00F80007" w:rsidRPr="00FB4C7F">
        <w:rPr>
          <w:rFonts w:ascii="Times New Roman" w:hAnsi="Times New Roman" w:cs="Times New Roman"/>
          <w:szCs w:val="24"/>
        </w:rPr>
        <w:t xml:space="preserve">Conversely, </w:t>
      </w:r>
      <w:proofErr w:type="spellStart"/>
      <w:r w:rsidR="00F80007" w:rsidRPr="00FB4C7F">
        <w:rPr>
          <w:rFonts w:ascii="Times New Roman" w:hAnsi="Times New Roman" w:cs="Times New Roman"/>
          <w:szCs w:val="24"/>
        </w:rPr>
        <w:t>kleptoparasitic</w:t>
      </w:r>
      <w:proofErr w:type="spellEnd"/>
      <w:r w:rsidR="00F80007" w:rsidRPr="00FB4C7F">
        <w:rPr>
          <w:rFonts w:ascii="Times New Roman" w:hAnsi="Times New Roman" w:cs="Times New Roman"/>
          <w:szCs w:val="24"/>
        </w:rPr>
        <w:t xml:space="preserve"> and specialist species, soil nesters, solitary species, and native species were less common in urban greenspaces than null model expectations. </w:t>
      </w:r>
      <w:r w:rsidR="00DB17E0" w:rsidRPr="00FB4C7F">
        <w:rPr>
          <w:rFonts w:ascii="Times New Roman" w:hAnsi="Times New Roman" w:cs="Times New Roman"/>
          <w:szCs w:val="24"/>
        </w:rPr>
        <w:t>Additionally, smaller bee species were more common than expected based on the regional species pool.</w:t>
      </w:r>
    </w:p>
    <w:p w14:paraId="37D3E2A2" w14:textId="1F97B052" w:rsidR="00E15C5E" w:rsidRPr="00FB4C7F" w:rsidRDefault="00FE6885" w:rsidP="00FB4C7F">
      <w:pPr>
        <w:spacing w:after="0" w:line="480" w:lineRule="auto"/>
        <w:rPr>
          <w:rFonts w:ascii="Times New Roman" w:hAnsi="Times New Roman" w:cs="Times New Roman"/>
          <w:szCs w:val="24"/>
        </w:rPr>
      </w:pPr>
      <w:commentRangeStart w:id="32"/>
      <w:r w:rsidRPr="00FB4C7F">
        <w:rPr>
          <w:rFonts w:ascii="Times New Roman" w:hAnsi="Times New Roman" w:cs="Times New Roman"/>
          <w:i/>
          <w:iCs/>
          <w:szCs w:val="24"/>
        </w:rPr>
        <w:t xml:space="preserve">Urban </w:t>
      </w:r>
      <w:r w:rsidR="009C138E" w:rsidRPr="00FB4C7F">
        <w:rPr>
          <w:rFonts w:ascii="Times New Roman" w:hAnsi="Times New Roman" w:cs="Times New Roman"/>
          <w:i/>
          <w:iCs/>
          <w:szCs w:val="24"/>
        </w:rPr>
        <w:t xml:space="preserve">species pool </w:t>
      </w:r>
      <w:r w:rsidRPr="00FB4C7F">
        <w:rPr>
          <w:rFonts w:ascii="Times New Roman" w:hAnsi="Times New Roman" w:cs="Times New Roman"/>
          <w:i/>
          <w:iCs/>
          <w:szCs w:val="24"/>
        </w:rPr>
        <w:t>to l</w:t>
      </w:r>
      <w:r w:rsidR="00E15C5E" w:rsidRPr="00FB4C7F">
        <w:rPr>
          <w:rFonts w:ascii="Times New Roman" w:hAnsi="Times New Roman" w:cs="Times New Roman"/>
          <w:i/>
          <w:iCs/>
          <w:szCs w:val="24"/>
        </w:rPr>
        <w:t xml:space="preserve">ocal </w:t>
      </w:r>
      <w:r w:rsidR="00454752" w:rsidRPr="00FB4C7F">
        <w:rPr>
          <w:rFonts w:ascii="Times New Roman" w:hAnsi="Times New Roman" w:cs="Times New Roman"/>
          <w:i/>
          <w:iCs/>
          <w:szCs w:val="24"/>
        </w:rPr>
        <w:t>greenspaces</w:t>
      </w:r>
      <w:commentRangeEnd w:id="32"/>
      <w:r w:rsidR="00DB17E0" w:rsidRPr="00FB4C7F">
        <w:rPr>
          <w:rStyle w:val="CommentReference"/>
          <w:rFonts w:ascii="Times New Roman" w:hAnsi="Times New Roman" w:cs="Times New Roman"/>
          <w:sz w:val="24"/>
          <w:szCs w:val="24"/>
        </w:rPr>
        <w:commentReference w:id="32"/>
      </w:r>
    </w:p>
    <w:p w14:paraId="27BB0C7D" w14:textId="0EB69112" w:rsidR="00A92AB7" w:rsidRPr="00FB4C7F" w:rsidRDefault="00A92AB7"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SES values indicated that observed taxonomic beta diversity and functional beta diversity w</w:t>
      </w:r>
      <w:r w:rsidR="009C138E" w:rsidRPr="00FB4C7F">
        <w:rPr>
          <w:rFonts w:ascii="Times New Roman" w:hAnsi="Times New Roman" w:cs="Times New Roman"/>
          <w:szCs w:val="24"/>
        </w:rPr>
        <w:t>ere</w:t>
      </w:r>
      <w:r w:rsidRPr="00FB4C7F">
        <w:rPr>
          <w:rFonts w:ascii="Times New Roman" w:hAnsi="Times New Roman" w:cs="Times New Roman"/>
          <w:szCs w:val="24"/>
        </w:rPr>
        <w:t xml:space="preserve"> higher than null model expectations</w:t>
      </w:r>
      <w:r w:rsidR="00F06879" w:rsidRPr="00FB4C7F">
        <w:rPr>
          <w:rFonts w:ascii="Times New Roman" w:hAnsi="Times New Roman" w:cs="Times New Roman"/>
          <w:szCs w:val="24"/>
        </w:rPr>
        <w:t xml:space="preserve"> in urban farms, vacant lots, and high diversity pocket prairies</w:t>
      </w:r>
      <w:r w:rsidRPr="00FB4C7F">
        <w:rPr>
          <w:rFonts w:ascii="Times New Roman" w:hAnsi="Times New Roman" w:cs="Times New Roman"/>
          <w:szCs w:val="24"/>
        </w:rPr>
        <w:t xml:space="preserve"> based on the </w:t>
      </w:r>
      <w:r w:rsidR="009C138E" w:rsidRPr="00FB4C7F">
        <w:rPr>
          <w:rFonts w:ascii="Times New Roman" w:hAnsi="Times New Roman" w:cs="Times New Roman"/>
          <w:szCs w:val="24"/>
        </w:rPr>
        <w:t>urban</w:t>
      </w:r>
      <w:r w:rsidRPr="00FB4C7F">
        <w:rPr>
          <w:rFonts w:ascii="Times New Roman" w:hAnsi="Times New Roman" w:cs="Times New Roman"/>
          <w:szCs w:val="24"/>
        </w:rPr>
        <w:t xml:space="preserve"> species pool (Table </w:t>
      </w:r>
      <w:r w:rsidR="009C138E" w:rsidRPr="00FB4C7F">
        <w:rPr>
          <w:rFonts w:ascii="Times New Roman" w:hAnsi="Times New Roman" w:cs="Times New Roman"/>
          <w:szCs w:val="24"/>
        </w:rPr>
        <w:t>3</w:t>
      </w:r>
      <w:r w:rsidRPr="00FB4C7F">
        <w:rPr>
          <w:rFonts w:ascii="Times New Roman" w:hAnsi="Times New Roman" w:cs="Times New Roman"/>
          <w:szCs w:val="24"/>
        </w:rPr>
        <w:t xml:space="preserve">). </w:t>
      </w:r>
      <w:r w:rsidR="00F06879" w:rsidRPr="00FB4C7F">
        <w:rPr>
          <w:rFonts w:ascii="Times New Roman" w:hAnsi="Times New Roman" w:cs="Times New Roman"/>
          <w:szCs w:val="24"/>
        </w:rPr>
        <w:t xml:space="preserve">Within these three </w:t>
      </w:r>
      <w:r w:rsidR="00454752" w:rsidRPr="00FB4C7F">
        <w:rPr>
          <w:rFonts w:ascii="Times New Roman" w:hAnsi="Times New Roman" w:cs="Times New Roman"/>
          <w:szCs w:val="24"/>
        </w:rPr>
        <w:t>greenspace types, b</w:t>
      </w:r>
      <w:r w:rsidRPr="00FB4C7F">
        <w:rPr>
          <w:rFonts w:ascii="Times New Roman" w:hAnsi="Times New Roman" w:cs="Times New Roman"/>
          <w:szCs w:val="24"/>
        </w:rPr>
        <w:t xml:space="preserve">ee communities were </w:t>
      </w:r>
      <w:r w:rsidR="00D24E49" w:rsidRPr="00FB4C7F">
        <w:rPr>
          <w:rFonts w:ascii="Times New Roman" w:hAnsi="Times New Roman" w:cs="Times New Roman"/>
          <w:szCs w:val="24"/>
        </w:rPr>
        <w:t xml:space="preserve">more </w:t>
      </w:r>
      <w:r w:rsidRPr="00FB4C7F">
        <w:rPr>
          <w:rFonts w:ascii="Times New Roman" w:hAnsi="Times New Roman" w:cs="Times New Roman"/>
          <w:szCs w:val="24"/>
        </w:rPr>
        <w:t>taxonomically</w:t>
      </w:r>
      <w:r w:rsidR="00D24E49" w:rsidRPr="00FB4C7F">
        <w:rPr>
          <w:rFonts w:ascii="Times New Roman" w:hAnsi="Times New Roman" w:cs="Times New Roman"/>
          <w:szCs w:val="24"/>
        </w:rPr>
        <w:t xml:space="preserve"> and functionally</w:t>
      </w:r>
      <w:r w:rsidRPr="00FB4C7F">
        <w:rPr>
          <w:rFonts w:ascii="Times New Roman" w:hAnsi="Times New Roman" w:cs="Times New Roman"/>
          <w:szCs w:val="24"/>
        </w:rPr>
        <w:t xml:space="preserve"> </w:t>
      </w:r>
      <w:r w:rsidR="00D24E49" w:rsidRPr="00FB4C7F">
        <w:rPr>
          <w:rFonts w:ascii="Times New Roman" w:hAnsi="Times New Roman" w:cs="Times New Roman"/>
          <w:szCs w:val="24"/>
        </w:rPr>
        <w:t xml:space="preserve">dissimilar </w:t>
      </w:r>
      <w:r w:rsidRPr="00FB4C7F">
        <w:rPr>
          <w:rFonts w:ascii="Times New Roman" w:hAnsi="Times New Roman" w:cs="Times New Roman"/>
          <w:szCs w:val="24"/>
        </w:rPr>
        <w:t>to one another than expected by randomized null model communities of the same species richness</w:t>
      </w:r>
      <w:r w:rsidR="00D24E49" w:rsidRPr="00FB4C7F">
        <w:rPr>
          <w:rFonts w:ascii="Times New Roman" w:hAnsi="Times New Roman" w:cs="Times New Roman"/>
          <w:szCs w:val="24"/>
        </w:rPr>
        <w:t xml:space="preserve"> and frequency</w:t>
      </w:r>
      <w:r w:rsidR="0010728F" w:rsidRPr="00FB4C7F">
        <w:rPr>
          <w:rFonts w:ascii="Times New Roman" w:hAnsi="Times New Roman" w:cs="Times New Roman"/>
          <w:szCs w:val="24"/>
        </w:rPr>
        <w:t xml:space="preserve">. In urban </w:t>
      </w:r>
      <w:r w:rsidR="0010728F" w:rsidRPr="00FB4C7F">
        <w:rPr>
          <w:rFonts w:ascii="Times New Roman" w:hAnsi="Times New Roman" w:cs="Times New Roman"/>
          <w:szCs w:val="24"/>
        </w:rPr>
        <w:lastRenderedPageBreak/>
        <w:t>farms</w:t>
      </w:r>
      <w:r w:rsidR="00F06879" w:rsidRPr="00FB4C7F">
        <w:rPr>
          <w:rFonts w:ascii="Times New Roman" w:hAnsi="Times New Roman" w:cs="Times New Roman"/>
          <w:szCs w:val="24"/>
        </w:rPr>
        <w:t>,</w:t>
      </w:r>
      <w:r w:rsidR="0010728F" w:rsidRPr="00FB4C7F">
        <w:rPr>
          <w:rFonts w:ascii="Times New Roman" w:hAnsi="Times New Roman" w:cs="Times New Roman"/>
          <w:szCs w:val="24"/>
        </w:rPr>
        <w:t xml:space="preserve"> </w:t>
      </w:r>
      <w:r w:rsidR="00806F7B" w:rsidRPr="00FB4C7F">
        <w:rPr>
          <w:rFonts w:ascii="Times New Roman" w:hAnsi="Times New Roman" w:cs="Times New Roman"/>
          <w:szCs w:val="24"/>
        </w:rPr>
        <w:t xml:space="preserve">patterns of taxonomic beta diversity were </w:t>
      </w:r>
      <w:r w:rsidRPr="00FB4C7F">
        <w:rPr>
          <w:rFonts w:ascii="Times New Roman" w:hAnsi="Times New Roman" w:cs="Times New Roman"/>
          <w:szCs w:val="24"/>
        </w:rPr>
        <w:t xml:space="preserve">driven by </w:t>
      </w:r>
      <w:r w:rsidR="0010728F" w:rsidRPr="00FB4C7F">
        <w:rPr>
          <w:rFonts w:ascii="Times New Roman" w:hAnsi="Times New Roman" w:cs="Times New Roman"/>
          <w:szCs w:val="24"/>
        </w:rPr>
        <w:t>higher</w:t>
      </w:r>
      <w:r w:rsidRPr="00FB4C7F">
        <w:rPr>
          <w:rFonts w:ascii="Times New Roman" w:hAnsi="Times New Roman" w:cs="Times New Roman"/>
          <w:szCs w:val="24"/>
        </w:rPr>
        <w:t xml:space="preserve"> species turnover</w:t>
      </w:r>
      <w:r w:rsidR="0010728F" w:rsidRPr="00FB4C7F">
        <w:rPr>
          <w:rFonts w:ascii="Times New Roman" w:hAnsi="Times New Roman" w:cs="Times New Roman"/>
          <w:szCs w:val="24"/>
        </w:rPr>
        <w:t xml:space="preserve">, however higher </w:t>
      </w:r>
      <w:proofErr w:type="spellStart"/>
      <w:r w:rsidR="0010728F" w:rsidRPr="00FB4C7F">
        <w:rPr>
          <w:rFonts w:ascii="Times New Roman" w:hAnsi="Times New Roman" w:cs="Times New Roman"/>
          <w:szCs w:val="24"/>
        </w:rPr>
        <w:t>nestedness</w:t>
      </w:r>
      <w:proofErr w:type="spellEnd"/>
      <w:r w:rsidR="0010728F" w:rsidRPr="00FB4C7F">
        <w:rPr>
          <w:rFonts w:ascii="Times New Roman" w:hAnsi="Times New Roman" w:cs="Times New Roman"/>
          <w:szCs w:val="24"/>
        </w:rPr>
        <w:t xml:space="preserve"> </w:t>
      </w:r>
      <w:r w:rsidR="00D24E49" w:rsidRPr="00FB4C7F">
        <w:rPr>
          <w:rFonts w:ascii="Times New Roman" w:hAnsi="Times New Roman" w:cs="Times New Roman"/>
          <w:szCs w:val="24"/>
        </w:rPr>
        <w:t xml:space="preserve">contributed to </w:t>
      </w:r>
      <w:r w:rsidR="0010728F" w:rsidRPr="00FB4C7F">
        <w:rPr>
          <w:rFonts w:ascii="Times New Roman" w:hAnsi="Times New Roman" w:cs="Times New Roman"/>
          <w:szCs w:val="24"/>
        </w:rPr>
        <w:t xml:space="preserve">this pattern in </w:t>
      </w:r>
      <w:r w:rsidR="00D24E49" w:rsidRPr="00FB4C7F">
        <w:rPr>
          <w:rFonts w:ascii="Times New Roman" w:hAnsi="Times New Roman" w:cs="Times New Roman"/>
          <w:szCs w:val="24"/>
        </w:rPr>
        <w:t>vacant lots and pocket prairies</w:t>
      </w:r>
      <w:r w:rsidRPr="00FB4C7F">
        <w:rPr>
          <w:rFonts w:ascii="Times New Roman" w:hAnsi="Times New Roman" w:cs="Times New Roman"/>
          <w:szCs w:val="24"/>
        </w:rPr>
        <w:t>.</w:t>
      </w:r>
      <w:r w:rsidR="00C83B5A" w:rsidRPr="00FB4C7F">
        <w:rPr>
          <w:rFonts w:ascii="Times New Roman" w:hAnsi="Times New Roman" w:cs="Times New Roman"/>
          <w:szCs w:val="24"/>
        </w:rPr>
        <w:t xml:space="preserve"> </w:t>
      </w:r>
      <w:r w:rsidR="00806F7B" w:rsidRPr="00FB4C7F">
        <w:rPr>
          <w:rFonts w:ascii="Times New Roman" w:hAnsi="Times New Roman" w:cs="Times New Roman"/>
          <w:szCs w:val="24"/>
        </w:rPr>
        <w:t>Patter</w:t>
      </w:r>
      <w:r w:rsidR="00F70511" w:rsidRPr="00FB4C7F">
        <w:rPr>
          <w:rFonts w:ascii="Times New Roman" w:hAnsi="Times New Roman" w:cs="Times New Roman"/>
          <w:szCs w:val="24"/>
        </w:rPr>
        <w:t>n</w:t>
      </w:r>
      <w:r w:rsidR="00806F7B" w:rsidRPr="00FB4C7F">
        <w:rPr>
          <w:rFonts w:ascii="Times New Roman" w:hAnsi="Times New Roman" w:cs="Times New Roman"/>
          <w:szCs w:val="24"/>
        </w:rPr>
        <w:t xml:space="preserve">s of functional beta diversity of bee communities were </w:t>
      </w:r>
      <w:r w:rsidRPr="00FB4C7F">
        <w:rPr>
          <w:rFonts w:ascii="Times New Roman" w:hAnsi="Times New Roman" w:cs="Times New Roman"/>
          <w:szCs w:val="24"/>
        </w:rPr>
        <w:t xml:space="preserve">driven by high functional </w:t>
      </w:r>
      <w:proofErr w:type="spellStart"/>
      <w:r w:rsidRPr="00FB4C7F">
        <w:rPr>
          <w:rFonts w:ascii="Times New Roman" w:hAnsi="Times New Roman" w:cs="Times New Roman"/>
          <w:szCs w:val="24"/>
        </w:rPr>
        <w:t>nestedness</w:t>
      </w:r>
      <w:proofErr w:type="spellEnd"/>
      <w:r w:rsidRPr="00FB4C7F">
        <w:rPr>
          <w:rFonts w:ascii="Times New Roman" w:hAnsi="Times New Roman" w:cs="Times New Roman"/>
          <w:szCs w:val="24"/>
        </w:rPr>
        <w:t xml:space="preserve">. </w:t>
      </w:r>
      <w:r w:rsidR="00806F7B" w:rsidRPr="00FB4C7F">
        <w:rPr>
          <w:rFonts w:ascii="Times New Roman" w:hAnsi="Times New Roman" w:cs="Times New Roman"/>
          <w:szCs w:val="24"/>
        </w:rPr>
        <w:t xml:space="preserve">In contrast to taxonomic and functional beta diversity, </w:t>
      </w:r>
      <w:r w:rsidR="00207EF9" w:rsidRPr="00FB4C7F">
        <w:rPr>
          <w:rFonts w:ascii="Times New Roman" w:hAnsi="Times New Roman" w:cs="Times New Roman"/>
          <w:szCs w:val="24"/>
        </w:rPr>
        <w:t>functional alpha diversity was lower than expected based on the urban species pool</w:t>
      </w:r>
      <w:r w:rsidR="00806F7B" w:rsidRPr="00FB4C7F">
        <w:rPr>
          <w:rFonts w:ascii="Times New Roman" w:hAnsi="Times New Roman" w:cs="Times New Roman"/>
          <w:szCs w:val="24"/>
        </w:rPr>
        <w:t xml:space="preserve"> in urban farms and vacant lots, but </w:t>
      </w:r>
      <w:proofErr w:type="gramStart"/>
      <w:r w:rsidR="00806F7B" w:rsidRPr="00FB4C7F">
        <w:rPr>
          <w:rFonts w:ascii="Times New Roman" w:hAnsi="Times New Roman" w:cs="Times New Roman"/>
          <w:szCs w:val="24"/>
        </w:rPr>
        <w:t>similar to</w:t>
      </w:r>
      <w:proofErr w:type="gramEnd"/>
      <w:r w:rsidR="00806F7B" w:rsidRPr="00FB4C7F">
        <w:rPr>
          <w:rFonts w:ascii="Times New Roman" w:hAnsi="Times New Roman" w:cs="Times New Roman"/>
          <w:szCs w:val="24"/>
        </w:rPr>
        <w:t xml:space="preserve"> null model expectations in pocket prairies.</w:t>
      </w:r>
      <w:r w:rsidR="00207EF9" w:rsidRPr="00FB4C7F">
        <w:rPr>
          <w:rFonts w:ascii="Times New Roman" w:hAnsi="Times New Roman" w:cs="Times New Roman"/>
          <w:szCs w:val="24"/>
        </w:rPr>
        <w:t xml:space="preserve"> </w:t>
      </w:r>
    </w:p>
    <w:p w14:paraId="194ACEF0" w14:textId="5FBCDB49" w:rsidR="00461567" w:rsidRPr="00FB4C7F" w:rsidRDefault="00473AF8" w:rsidP="00FB4C7F">
      <w:pPr>
        <w:spacing w:after="0" w:line="480" w:lineRule="auto"/>
        <w:rPr>
          <w:rFonts w:ascii="Times New Roman" w:hAnsi="Times New Roman" w:cs="Times New Roman"/>
          <w:szCs w:val="24"/>
        </w:rPr>
      </w:pPr>
      <w:r w:rsidRPr="00FB4C7F">
        <w:rPr>
          <w:rFonts w:ascii="Times New Roman" w:hAnsi="Times New Roman" w:cs="Times New Roman"/>
          <w:szCs w:val="24"/>
        </w:rPr>
        <w:tab/>
      </w:r>
      <w:bookmarkStart w:id="33" w:name="_Hlk104207122"/>
      <w:r w:rsidR="00576566" w:rsidRPr="00FB4C7F">
        <w:rPr>
          <w:rFonts w:ascii="Times New Roman" w:hAnsi="Times New Roman" w:cs="Times New Roman"/>
          <w:szCs w:val="24"/>
        </w:rPr>
        <w:t xml:space="preserve">The pattern of higher functional beta diversity was contributed to by generalist, hive nesting, </w:t>
      </w:r>
      <w:proofErr w:type="spellStart"/>
      <w:r w:rsidR="00576566" w:rsidRPr="00FB4C7F">
        <w:rPr>
          <w:rFonts w:ascii="Times New Roman" w:hAnsi="Times New Roman" w:cs="Times New Roman"/>
          <w:szCs w:val="24"/>
        </w:rPr>
        <w:t>subsocial</w:t>
      </w:r>
      <w:proofErr w:type="spellEnd"/>
      <w:r w:rsidR="00576566" w:rsidRPr="00FB4C7F">
        <w:rPr>
          <w:rFonts w:ascii="Times New Roman" w:hAnsi="Times New Roman" w:cs="Times New Roman"/>
          <w:szCs w:val="24"/>
        </w:rPr>
        <w:t xml:space="preserve">, </w:t>
      </w:r>
      <w:r w:rsidR="00057455" w:rsidRPr="00FB4C7F">
        <w:rPr>
          <w:rFonts w:ascii="Times New Roman" w:hAnsi="Times New Roman" w:cs="Times New Roman"/>
          <w:szCs w:val="24"/>
        </w:rPr>
        <w:t xml:space="preserve">and </w:t>
      </w:r>
      <w:r w:rsidR="00576566" w:rsidRPr="00FB4C7F">
        <w:rPr>
          <w:rFonts w:ascii="Times New Roman" w:hAnsi="Times New Roman" w:cs="Times New Roman"/>
          <w:szCs w:val="24"/>
        </w:rPr>
        <w:t xml:space="preserve">eusocial bee species </w:t>
      </w:r>
      <w:r w:rsidR="00487961" w:rsidRPr="00FB4C7F">
        <w:rPr>
          <w:rFonts w:ascii="Times New Roman" w:hAnsi="Times New Roman" w:cs="Times New Roman"/>
          <w:szCs w:val="24"/>
        </w:rPr>
        <w:t>(Table 4</w:t>
      </w:r>
      <w:r w:rsidR="00CF12CD" w:rsidRPr="00FB4C7F">
        <w:rPr>
          <w:rFonts w:ascii="Times New Roman" w:hAnsi="Times New Roman" w:cs="Times New Roman"/>
          <w:szCs w:val="24"/>
        </w:rPr>
        <w:t>)</w:t>
      </w:r>
      <w:r w:rsidR="00487961" w:rsidRPr="00FB4C7F">
        <w:rPr>
          <w:rFonts w:ascii="Times New Roman" w:hAnsi="Times New Roman" w:cs="Times New Roman"/>
          <w:szCs w:val="24"/>
        </w:rPr>
        <w:t xml:space="preserve">. Standardized effect sizes indicated that </w:t>
      </w:r>
      <w:r w:rsidR="00576566" w:rsidRPr="00FB4C7F">
        <w:rPr>
          <w:rFonts w:ascii="Times New Roman" w:hAnsi="Times New Roman" w:cs="Times New Roman"/>
          <w:szCs w:val="24"/>
        </w:rPr>
        <w:t>these functional groups</w:t>
      </w:r>
      <w:r w:rsidR="00487961" w:rsidRPr="00FB4C7F">
        <w:rPr>
          <w:rFonts w:ascii="Times New Roman" w:hAnsi="Times New Roman" w:cs="Times New Roman"/>
          <w:szCs w:val="24"/>
        </w:rPr>
        <w:t xml:space="preserve"> were more common in </w:t>
      </w:r>
      <w:r w:rsidR="00576566" w:rsidRPr="00FB4C7F">
        <w:rPr>
          <w:rFonts w:ascii="Times New Roman" w:hAnsi="Times New Roman" w:cs="Times New Roman"/>
          <w:szCs w:val="24"/>
        </w:rPr>
        <w:t>each of their urban greenspace treatments</w:t>
      </w:r>
      <w:r w:rsidR="00487961" w:rsidRPr="00FB4C7F">
        <w:rPr>
          <w:rFonts w:ascii="Times New Roman" w:hAnsi="Times New Roman" w:cs="Times New Roman"/>
          <w:szCs w:val="24"/>
        </w:rPr>
        <w:t xml:space="preserve"> than null model expectations based on </w:t>
      </w:r>
      <w:r w:rsidR="00576566" w:rsidRPr="00FB4C7F">
        <w:rPr>
          <w:rFonts w:ascii="Times New Roman" w:hAnsi="Times New Roman" w:cs="Times New Roman"/>
          <w:szCs w:val="24"/>
        </w:rPr>
        <w:t xml:space="preserve">Cleveland’s urban </w:t>
      </w:r>
      <w:r w:rsidR="00487961" w:rsidRPr="00FB4C7F">
        <w:rPr>
          <w:rFonts w:ascii="Times New Roman" w:hAnsi="Times New Roman" w:cs="Times New Roman"/>
          <w:szCs w:val="24"/>
        </w:rPr>
        <w:t xml:space="preserve">species pool. Conversely, </w:t>
      </w:r>
      <w:proofErr w:type="spellStart"/>
      <w:r w:rsidR="00487961" w:rsidRPr="00FB4C7F">
        <w:rPr>
          <w:rFonts w:ascii="Times New Roman" w:hAnsi="Times New Roman" w:cs="Times New Roman"/>
          <w:szCs w:val="24"/>
        </w:rPr>
        <w:t>kleptoparasitic</w:t>
      </w:r>
      <w:proofErr w:type="spellEnd"/>
      <w:r w:rsidR="00487961" w:rsidRPr="00FB4C7F">
        <w:rPr>
          <w:rFonts w:ascii="Times New Roman" w:hAnsi="Times New Roman" w:cs="Times New Roman"/>
          <w:szCs w:val="24"/>
        </w:rPr>
        <w:t xml:space="preserve"> and </w:t>
      </w:r>
      <w:r w:rsidR="00FC69FD" w:rsidRPr="00FB4C7F">
        <w:rPr>
          <w:rFonts w:ascii="Times New Roman" w:hAnsi="Times New Roman" w:cs="Times New Roman"/>
          <w:szCs w:val="24"/>
        </w:rPr>
        <w:t>parasitic</w:t>
      </w:r>
      <w:r w:rsidR="00487961" w:rsidRPr="00FB4C7F">
        <w:rPr>
          <w:rFonts w:ascii="Times New Roman" w:hAnsi="Times New Roman" w:cs="Times New Roman"/>
          <w:szCs w:val="24"/>
        </w:rPr>
        <w:t xml:space="preserve"> species were </w:t>
      </w:r>
      <w:r w:rsidR="00FC69FD" w:rsidRPr="00FB4C7F">
        <w:rPr>
          <w:rFonts w:ascii="Times New Roman" w:hAnsi="Times New Roman" w:cs="Times New Roman"/>
          <w:szCs w:val="24"/>
        </w:rPr>
        <w:t xml:space="preserve">always </w:t>
      </w:r>
      <w:r w:rsidR="00487961" w:rsidRPr="00FB4C7F">
        <w:rPr>
          <w:rFonts w:ascii="Times New Roman" w:hAnsi="Times New Roman" w:cs="Times New Roman"/>
          <w:szCs w:val="24"/>
        </w:rPr>
        <w:t>less common in urban greenspaces than null model expectations</w:t>
      </w:r>
      <w:r w:rsidR="00FC69FD" w:rsidRPr="00FB4C7F">
        <w:rPr>
          <w:rFonts w:ascii="Times New Roman" w:hAnsi="Times New Roman" w:cs="Times New Roman"/>
          <w:szCs w:val="24"/>
        </w:rPr>
        <w:t>, regardless of treatment</w:t>
      </w:r>
      <w:r w:rsidR="00487961" w:rsidRPr="00FB4C7F">
        <w:rPr>
          <w:rFonts w:ascii="Times New Roman" w:hAnsi="Times New Roman" w:cs="Times New Roman"/>
          <w:szCs w:val="24"/>
        </w:rPr>
        <w:t xml:space="preserve">. </w:t>
      </w:r>
      <w:r w:rsidR="00FC69FD" w:rsidRPr="00FB4C7F">
        <w:rPr>
          <w:rFonts w:ascii="Times New Roman" w:hAnsi="Times New Roman" w:cs="Times New Roman"/>
          <w:szCs w:val="24"/>
        </w:rPr>
        <w:t>Specialist bee species and</w:t>
      </w:r>
      <w:r w:rsidR="00057455" w:rsidRPr="00FB4C7F">
        <w:rPr>
          <w:rFonts w:ascii="Times New Roman" w:hAnsi="Times New Roman" w:cs="Times New Roman"/>
          <w:szCs w:val="24"/>
        </w:rPr>
        <w:t xml:space="preserve"> native bee species were both significantly </w:t>
      </w:r>
      <w:r w:rsidR="00953BB4" w:rsidRPr="00FB4C7F">
        <w:rPr>
          <w:rFonts w:ascii="Times New Roman" w:hAnsi="Times New Roman" w:cs="Times New Roman"/>
          <w:szCs w:val="24"/>
        </w:rPr>
        <w:t>less common than null model expectations in control</w:t>
      </w:r>
      <w:r w:rsidR="00FC69FD" w:rsidRPr="00FB4C7F">
        <w:rPr>
          <w:rFonts w:ascii="Times New Roman" w:hAnsi="Times New Roman" w:cs="Times New Roman"/>
          <w:szCs w:val="24"/>
        </w:rPr>
        <w:t xml:space="preserve"> </w:t>
      </w:r>
      <w:r w:rsidR="00953BB4" w:rsidRPr="00FB4C7F">
        <w:rPr>
          <w:rFonts w:ascii="Times New Roman" w:hAnsi="Times New Roman" w:cs="Times New Roman"/>
          <w:szCs w:val="24"/>
        </w:rPr>
        <w:t xml:space="preserve">lots and high diversity prairies, while solitary bee species were significantly less common in control lots and urban farms. Wood nesting bee species were only significantly less common in high diversity prairies, while cavity nesting bee species were only significantly less common in urban farms. Additionally nonnative bee species were significantly more common in both control lots and high diversity prairies than expected by the null models based on Cleveland’s species pool. </w:t>
      </w:r>
      <w:bookmarkEnd w:id="33"/>
    </w:p>
    <w:p w14:paraId="788AF3EE" w14:textId="408CAD27" w:rsidR="00496D0A" w:rsidRPr="00FB4C7F" w:rsidRDefault="00496D0A" w:rsidP="00FB4C7F">
      <w:pPr>
        <w:spacing w:after="0" w:line="480" w:lineRule="auto"/>
        <w:ind w:firstLine="720"/>
        <w:rPr>
          <w:ins w:id="34" w:author="Shepard, Caralee A." w:date="2022-07-27T08:25:00Z"/>
          <w:rFonts w:ascii="Times New Roman" w:hAnsi="Times New Roman" w:cs="Times New Roman"/>
          <w:szCs w:val="24"/>
        </w:rPr>
      </w:pPr>
      <w:r w:rsidRPr="00FB4C7F">
        <w:rPr>
          <w:rFonts w:ascii="Times New Roman" w:hAnsi="Times New Roman" w:cs="Times New Roman"/>
          <w:szCs w:val="24"/>
        </w:rPr>
        <w:t xml:space="preserve">The management of habitats from site to site (Site treatment, TRT) was </w:t>
      </w:r>
      <w:r w:rsidR="00CC2ADB" w:rsidRPr="00FB4C7F">
        <w:rPr>
          <w:rFonts w:ascii="Times New Roman" w:hAnsi="Times New Roman" w:cs="Times New Roman"/>
          <w:szCs w:val="24"/>
        </w:rPr>
        <w:t xml:space="preserve">one of the most commonly significant predictors of bee diversity and functional groups within the urban species pool of Cleveland. </w:t>
      </w:r>
      <w:r w:rsidR="00290CF2" w:rsidRPr="00FB4C7F">
        <w:rPr>
          <w:rFonts w:ascii="Times New Roman" w:hAnsi="Times New Roman" w:cs="Times New Roman"/>
          <w:szCs w:val="24"/>
        </w:rPr>
        <w:t xml:space="preserve">Functional alpha diversity was predicted by treatment (Table 5), increasing in high diversity pocket prairies such that the SES value was not significantly different from the null, while functional alpha diversity was lower in both farms and control vacant lots (Table 3). </w:t>
      </w:r>
      <w:r w:rsidR="00787500" w:rsidRPr="00FB4C7F">
        <w:rPr>
          <w:rFonts w:ascii="Times New Roman" w:hAnsi="Times New Roman" w:cs="Times New Roman"/>
          <w:szCs w:val="24"/>
        </w:rPr>
        <w:lastRenderedPageBreak/>
        <w:t xml:space="preserve">All site treatments had more generalist bees than predicted, however TRT was still a significant predictor of generalists (Table 6), with the proportion of generalists increasing </w:t>
      </w:r>
      <w:r w:rsidR="00A27CB6" w:rsidRPr="00FB4C7F">
        <w:rPr>
          <w:rFonts w:ascii="Times New Roman" w:hAnsi="Times New Roman" w:cs="Times New Roman"/>
          <w:szCs w:val="24"/>
        </w:rPr>
        <w:t xml:space="preserve">in control lots and high diversity prairies compared to urban farms. </w:t>
      </w:r>
      <w:r w:rsidR="00130A38" w:rsidRPr="00FB4C7F">
        <w:rPr>
          <w:rFonts w:ascii="Times New Roman" w:hAnsi="Times New Roman" w:cs="Times New Roman"/>
          <w:szCs w:val="24"/>
        </w:rPr>
        <w:t xml:space="preserve">Native species </w:t>
      </w:r>
      <w:r w:rsidR="00FB4614" w:rsidRPr="00FB4C7F">
        <w:rPr>
          <w:rFonts w:ascii="Times New Roman" w:hAnsi="Times New Roman" w:cs="Times New Roman"/>
          <w:szCs w:val="24"/>
        </w:rPr>
        <w:t xml:space="preserve">showed </w:t>
      </w:r>
      <w:r w:rsidR="00130A38" w:rsidRPr="00FB4C7F">
        <w:rPr>
          <w:rFonts w:ascii="Times New Roman" w:hAnsi="Times New Roman" w:cs="Times New Roman"/>
          <w:szCs w:val="24"/>
        </w:rPr>
        <w:t xml:space="preserve">SES values increasing from </w:t>
      </w:r>
      <w:r w:rsidR="00CC7A3F" w:rsidRPr="00FB4C7F">
        <w:rPr>
          <w:rFonts w:ascii="Times New Roman" w:hAnsi="Times New Roman" w:cs="Times New Roman"/>
          <w:szCs w:val="24"/>
        </w:rPr>
        <w:t xml:space="preserve">high diversity prairies </w:t>
      </w:r>
      <w:r w:rsidR="00130A38" w:rsidRPr="00FB4C7F">
        <w:rPr>
          <w:rFonts w:ascii="Times New Roman" w:hAnsi="Times New Roman" w:cs="Times New Roman"/>
          <w:szCs w:val="24"/>
        </w:rPr>
        <w:t xml:space="preserve">to control lots to urban farms (Figure 1- Native species), while Cavity </w:t>
      </w:r>
      <w:r w:rsidR="00CC7A3F" w:rsidRPr="00FB4C7F">
        <w:rPr>
          <w:rFonts w:ascii="Times New Roman" w:hAnsi="Times New Roman" w:cs="Times New Roman"/>
          <w:szCs w:val="24"/>
        </w:rPr>
        <w:t>Nesters, Non</w:t>
      </w:r>
      <w:r w:rsidR="00130A38" w:rsidRPr="00FB4C7F">
        <w:rPr>
          <w:rFonts w:ascii="Times New Roman" w:hAnsi="Times New Roman" w:cs="Times New Roman"/>
          <w:szCs w:val="24"/>
        </w:rPr>
        <w:t xml:space="preserve">-native Species, and Hive nesters showed the opposite trend, </w:t>
      </w:r>
      <w:r w:rsidR="00CC7A3F" w:rsidRPr="00FB4C7F">
        <w:rPr>
          <w:rFonts w:ascii="Times New Roman" w:hAnsi="Times New Roman" w:cs="Times New Roman"/>
          <w:szCs w:val="24"/>
        </w:rPr>
        <w:t xml:space="preserve">with lower proportions of each of these functional groups found at control lots and urban farms. </w:t>
      </w:r>
      <w:r w:rsidR="00FB4614" w:rsidRPr="00FB4C7F">
        <w:rPr>
          <w:rFonts w:ascii="Times New Roman" w:hAnsi="Times New Roman" w:cs="Times New Roman"/>
          <w:szCs w:val="24"/>
        </w:rPr>
        <w:t xml:space="preserve">Wood nesting bee species were predicted by TRT and insignificantly by LPI (Table 6), with a lower SES value in high diversity prairies than in the urban farms and control lots (Table 4). </w:t>
      </w:r>
      <w:commentRangeStart w:id="35"/>
      <w:r w:rsidR="00FB4614" w:rsidRPr="00FB4C7F">
        <w:rPr>
          <w:rFonts w:ascii="Times New Roman" w:hAnsi="Times New Roman" w:cs="Times New Roman"/>
          <w:szCs w:val="24"/>
        </w:rPr>
        <w:t xml:space="preserve">Specialist bees were predicted by TRT as well as LPI (Table 6), with SES values increasing at urban farms compared to control lots and high diversity prairies (Figure 1- Specialists) and with decreasing SES values as LPI values increased (Figure 2). </w:t>
      </w:r>
      <w:commentRangeEnd w:id="35"/>
      <w:r w:rsidR="001446EA" w:rsidRPr="00FB4C7F">
        <w:rPr>
          <w:rStyle w:val="CommentReference"/>
          <w:rFonts w:ascii="Times New Roman" w:hAnsi="Times New Roman" w:cs="Times New Roman"/>
        </w:rPr>
        <w:commentReference w:id="35"/>
      </w:r>
    </w:p>
    <w:p w14:paraId="17460B3D" w14:textId="7CA6A814" w:rsidR="00FB4614" w:rsidRPr="00FB4C7F" w:rsidRDefault="00163EDB" w:rsidP="00FB4C7F">
      <w:pPr>
        <w:spacing w:after="0" w:line="480" w:lineRule="auto"/>
        <w:ind w:firstLine="720"/>
        <w:rPr>
          <w:rFonts w:ascii="Times New Roman" w:hAnsi="Times New Roman" w:cs="Times New Roman"/>
          <w:szCs w:val="24"/>
        </w:rPr>
      </w:pPr>
      <w:r w:rsidRPr="00FB4C7F">
        <w:rPr>
          <w:rFonts w:ascii="Times New Roman" w:hAnsi="Times New Roman" w:cs="Times New Roman"/>
          <w:szCs w:val="24"/>
        </w:rPr>
        <w:t xml:space="preserve">All three landscape variables tested </w:t>
      </w:r>
      <w:r w:rsidR="00C8315C" w:rsidRPr="00FB4C7F">
        <w:rPr>
          <w:rFonts w:ascii="Times New Roman" w:hAnsi="Times New Roman" w:cs="Times New Roman"/>
          <w:szCs w:val="24"/>
        </w:rPr>
        <w:t xml:space="preserve">affected the differential site distribution of at least one of the groups in our urban species pool. </w:t>
      </w:r>
      <w:r w:rsidR="00774C77" w:rsidRPr="00FB4C7F">
        <w:rPr>
          <w:rFonts w:ascii="Times New Roman" w:hAnsi="Times New Roman" w:cs="Times New Roman"/>
          <w:szCs w:val="24"/>
        </w:rPr>
        <w:t xml:space="preserve">ENN was the only significant predictor of </w:t>
      </w:r>
      <w:r w:rsidR="00C8315C" w:rsidRPr="00FB4C7F">
        <w:rPr>
          <w:rFonts w:ascii="Times New Roman" w:hAnsi="Times New Roman" w:cs="Times New Roman"/>
          <w:szCs w:val="24"/>
        </w:rPr>
        <w:t xml:space="preserve">Taxonomic beta diversity (Table 5), with SES values decreasing as the isolation between greenspaces increased. </w:t>
      </w:r>
      <w:proofErr w:type="spellStart"/>
      <w:r w:rsidR="00C8315C" w:rsidRPr="00FB4C7F">
        <w:rPr>
          <w:rFonts w:ascii="Times New Roman" w:hAnsi="Times New Roman" w:cs="Times New Roman"/>
          <w:szCs w:val="24"/>
        </w:rPr>
        <w:t>Subsocial</w:t>
      </w:r>
      <w:proofErr w:type="spellEnd"/>
      <w:r w:rsidR="00C8315C" w:rsidRPr="00FB4C7F">
        <w:rPr>
          <w:rFonts w:ascii="Times New Roman" w:hAnsi="Times New Roman" w:cs="Times New Roman"/>
          <w:szCs w:val="24"/>
        </w:rPr>
        <w:t xml:space="preserve"> bee species were significantly predicted by P</w:t>
      </w:r>
      <w:commentRangeStart w:id="36"/>
      <w:r w:rsidR="00C8315C" w:rsidRPr="00FB4C7F">
        <w:rPr>
          <w:rFonts w:ascii="Times New Roman" w:hAnsi="Times New Roman" w:cs="Times New Roman"/>
          <w:szCs w:val="24"/>
        </w:rPr>
        <w:t xml:space="preserve">LAND and the ENN of their greenspaces (Table 6), with </w:t>
      </w:r>
      <w:commentRangeStart w:id="37"/>
      <w:r w:rsidR="00C8315C" w:rsidRPr="00FB4C7F">
        <w:rPr>
          <w:rFonts w:ascii="Times New Roman" w:hAnsi="Times New Roman" w:cs="Times New Roman"/>
          <w:szCs w:val="24"/>
        </w:rPr>
        <w:t xml:space="preserve">the SES values of </w:t>
      </w:r>
      <w:proofErr w:type="spellStart"/>
      <w:r w:rsidR="00C8315C" w:rsidRPr="00FB4C7F">
        <w:rPr>
          <w:rFonts w:ascii="Times New Roman" w:hAnsi="Times New Roman" w:cs="Times New Roman"/>
          <w:szCs w:val="24"/>
        </w:rPr>
        <w:t>subsocial</w:t>
      </w:r>
      <w:proofErr w:type="spellEnd"/>
      <w:r w:rsidR="00C8315C" w:rsidRPr="00FB4C7F">
        <w:rPr>
          <w:rFonts w:ascii="Times New Roman" w:hAnsi="Times New Roman" w:cs="Times New Roman"/>
          <w:szCs w:val="24"/>
        </w:rPr>
        <w:t xml:space="preserve"> bees increasing both as the percentage of the greenspace increased within the 1500 m buffer, as well as with the amount of isolation between the greenspaces within the buffer (Figure 3).</w:t>
      </w:r>
      <w:commentRangeEnd w:id="37"/>
      <w:r w:rsidR="00C8315C" w:rsidRPr="00FB4C7F">
        <w:rPr>
          <w:rStyle w:val="CommentReference"/>
          <w:rFonts w:ascii="Times New Roman" w:hAnsi="Times New Roman" w:cs="Times New Roman"/>
          <w:sz w:val="24"/>
          <w:szCs w:val="24"/>
        </w:rPr>
        <w:commentReference w:id="37"/>
      </w:r>
      <w:r w:rsidR="00591FAB" w:rsidRPr="00FB4C7F">
        <w:rPr>
          <w:rFonts w:ascii="Times New Roman" w:hAnsi="Times New Roman" w:cs="Times New Roman"/>
          <w:szCs w:val="24"/>
        </w:rPr>
        <w:t xml:space="preserve"> Soil nesting bees were predicted by TRT and PLAND</w:t>
      </w:r>
      <w:r w:rsidR="004A46EA" w:rsidRPr="00FB4C7F">
        <w:rPr>
          <w:rFonts w:ascii="Times New Roman" w:hAnsi="Times New Roman" w:cs="Times New Roman"/>
          <w:szCs w:val="24"/>
        </w:rPr>
        <w:t xml:space="preserve">, </w:t>
      </w:r>
      <w:del w:id="38" w:author="Shepard, Caralee A." w:date="2022-07-27T09:37:00Z">
        <w:r w:rsidR="004A46EA" w:rsidRPr="00FB4C7F" w:rsidDel="004A46EA">
          <w:rPr>
            <w:rFonts w:ascii="Times New Roman" w:hAnsi="Times New Roman" w:cs="Times New Roman"/>
            <w:szCs w:val="24"/>
          </w:rPr>
          <w:delText xml:space="preserve"> </w:delText>
        </w:r>
      </w:del>
      <w:r w:rsidR="004A46EA" w:rsidRPr="00FB4C7F">
        <w:rPr>
          <w:rFonts w:ascii="Times New Roman" w:hAnsi="Times New Roman" w:cs="Times New Roman"/>
          <w:szCs w:val="24"/>
        </w:rPr>
        <w:t xml:space="preserve">as well as insignificantly predicted by ENN </w:t>
      </w:r>
      <w:commentRangeEnd w:id="36"/>
      <w:r w:rsidR="000F5B84" w:rsidRPr="00FB4C7F">
        <w:rPr>
          <w:rStyle w:val="CommentReference"/>
          <w:rFonts w:ascii="Times New Roman" w:hAnsi="Times New Roman" w:cs="Times New Roman"/>
        </w:rPr>
        <w:commentReference w:id="36"/>
      </w:r>
      <w:r w:rsidR="004A46EA" w:rsidRPr="00FB4C7F">
        <w:rPr>
          <w:rFonts w:ascii="Times New Roman" w:hAnsi="Times New Roman" w:cs="Times New Roman"/>
          <w:szCs w:val="24"/>
        </w:rPr>
        <w:t xml:space="preserve">(Table 6). </w:t>
      </w:r>
      <w:commentRangeStart w:id="39"/>
      <w:commentRangeEnd w:id="39"/>
      <w:r w:rsidR="004A46EA" w:rsidRPr="00FB4C7F">
        <w:rPr>
          <w:rStyle w:val="CommentReference"/>
          <w:rFonts w:ascii="Times New Roman" w:hAnsi="Times New Roman" w:cs="Times New Roman"/>
          <w:sz w:val="24"/>
          <w:szCs w:val="24"/>
        </w:rPr>
        <w:commentReference w:id="39"/>
      </w:r>
      <w:r w:rsidR="005E56C8" w:rsidRPr="00FB4C7F">
        <w:rPr>
          <w:rFonts w:ascii="Times New Roman" w:hAnsi="Times New Roman" w:cs="Times New Roman"/>
          <w:szCs w:val="24"/>
        </w:rPr>
        <w:t>.</w:t>
      </w:r>
      <w:r w:rsidR="00591FAB" w:rsidRPr="00FB4C7F">
        <w:rPr>
          <w:rFonts w:ascii="Times New Roman" w:hAnsi="Times New Roman" w:cs="Times New Roman"/>
          <w:szCs w:val="24"/>
        </w:rPr>
        <w:t xml:space="preserve"> </w:t>
      </w:r>
      <w:r w:rsidR="005E56C8" w:rsidRPr="00FB4C7F">
        <w:rPr>
          <w:rFonts w:ascii="Times New Roman" w:hAnsi="Times New Roman" w:cs="Times New Roman"/>
          <w:szCs w:val="24"/>
        </w:rPr>
        <w:t>T</w:t>
      </w:r>
      <w:r w:rsidR="00591FAB" w:rsidRPr="00FB4C7F">
        <w:rPr>
          <w:rFonts w:ascii="Times New Roman" w:hAnsi="Times New Roman" w:cs="Times New Roman"/>
          <w:szCs w:val="24"/>
        </w:rPr>
        <w:t xml:space="preserve">he </w:t>
      </w:r>
      <w:r w:rsidR="005E56C8" w:rsidRPr="00FB4C7F">
        <w:rPr>
          <w:rFonts w:ascii="Times New Roman" w:hAnsi="Times New Roman" w:cs="Times New Roman"/>
          <w:szCs w:val="24"/>
        </w:rPr>
        <w:t>SES values of soil nesting bees decreased as the percentage greenspace in the 1500 m buffer increased</w:t>
      </w:r>
      <w:r w:rsidR="004A46EA" w:rsidRPr="00FB4C7F">
        <w:rPr>
          <w:rFonts w:ascii="Times New Roman" w:hAnsi="Times New Roman" w:cs="Times New Roman"/>
          <w:szCs w:val="24"/>
        </w:rPr>
        <w:t xml:space="preserve">, and the </w:t>
      </w:r>
      <w:r w:rsidR="00591FAB" w:rsidRPr="00FB4C7F">
        <w:rPr>
          <w:rFonts w:ascii="Times New Roman" w:hAnsi="Times New Roman" w:cs="Times New Roman"/>
          <w:szCs w:val="24"/>
        </w:rPr>
        <w:t>proportio</w:t>
      </w:r>
      <w:r w:rsidR="005E56C8" w:rsidRPr="00FB4C7F">
        <w:rPr>
          <w:rFonts w:ascii="Times New Roman" w:hAnsi="Times New Roman" w:cs="Times New Roman"/>
          <w:szCs w:val="24"/>
        </w:rPr>
        <w:t xml:space="preserve">n of soil nesting bees was highest at the urban farms, </w:t>
      </w:r>
      <w:r w:rsidR="004A46EA" w:rsidRPr="00FB4C7F">
        <w:rPr>
          <w:rFonts w:ascii="Times New Roman" w:hAnsi="Times New Roman" w:cs="Times New Roman"/>
          <w:szCs w:val="24"/>
        </w:rPr>
        <w:t>decreasing</w:t>
      </w:r>
      <w:r w:rsidR="005E56C8" w:rsidRPr="00FB4C7F">
        <w:rPr>
          <w:rFonts w:ascii="Times New Roman" w:hAnsi="Times New Roman" w:cs="Times New Roman"/>
          <w:szCs w:val="24"/>
        </w:rPr>
        <w:t xml:space="preserve"> below the null in </w:t>
      </w:r>
      <w:commentRangeStart w:id="40"/>
      <w:r w:rsidR="005E56C8" w:rsidRPr="00FB4C7F">
        <w:rPr>
          <w:rFonts w:ascii="Times New Roman" w:hAnsi="Times New Roman" w:cs="Times New Roman"/>
          <w:szCs w:val="24"/>
        </w:rPr>
        <w:t xml:space="preserve">control lots </w:t>
      </w:r>
      <w:commentRangeEnd w:id="40"/>
      <w:r w:rsidR="000F5B84" w:rsidRPr="00FB4C7F">
        <w:rPr>
          <w:rStyle w:val="CommentReference"/>
          <w:rFonts w:ascii="Times New Roman" w:hAnsi="Times New Roman" w:cs="Times New Roman"/>
        </w:rPr>
        <w:commentReference w:id="40"/>
      </w:r>
      <w:r w:rsidR="005E56C8" w:rsidRPr="00FB4C7F">
        <w:rPr>
          <w:rFonts w:ascii="Times New Roman" w:hAnsi="Times New Roman" w:cs="Times New Roman"/>
          <w:szCs w:val="24"/>
        </w:rPr>
        <w:t>and again in high diversity prairies</w:t>
      </w:r>
      <w:r w:rsidR="004A46EA" w:rsidRPr="00FB4C7F">
        <w:rPr>
          <w:rFonts w:ascii="Times New Roman" w:hAnsi="Times New Roman" w:cs="Times New Roman"/>
          <w:szCs w:val="24"/>
        </w:rPr>
        <w:t>.</w:t>
      </w:r>
      <w:r w:rsidR="005E56C8" w:rsidRPr="00FB4C7F">
        <w:rPr>
          <w:rFonts w:ascii="Times New Roman" w:hAnsi="Times New Roman" w:cs="Times New Roman"/>
          <w:szCs w:val="24"/>
        </w:rPr>
        <w:t xml:space="preserve">  </w:t>
      </w:r>
      <w:r w:rsidR="004A46EA" w:rsidRPr="00FB4C7F">
        <w:rPr>
          <w:rFonts w:ascii="Times New Roman" w:hAnsi="Times New Roman" w:cs="Times New Roman"/>
          <w:szCs w:val="24"/>
        </w:rPr>
        <w:t>P</w:t>
      </w:r>
      <w:r w:rsidR="00591FAB" w:rsidRPr="00FB4C7F">
        <w:rPr>
          <w:rFonts w:ascii="Times New Roman" w:hAnsi="Times New Roman" w:cs="Times New Roman"/>
          <w:szCs w:val="24"/>
        </w:rPr>
        <w:t xml:space="preserve">ithy stem nesting bees were </w:t>
      </w:r>
      <w:r w:rsidR="004A46EA" w:rsidRPr="00FB4C7F">
        <w:rPr>
          <w:rFonts w:ascii="Times New Roman" w:hAnsi="Times New Roman" w:cs="Times New Roman"/>
          <w:szCs w:val="24"/>
        </w:rPr>
        <w:t xml:space="preserve">significantly </w:t>
      </w:r>
      <w:r w:rsidR="00591FAB" w:rsidRPr="00FB4C7F">
        <w:rPr>
          <w:rFonts w:ascii="Times New Roman" w:hAnsi="Times New Roman" w:cs="Times New Roman"/>
          <w:szCs w:val="24"/>
        </w:rPr>
        <w:lastRenderedPageBreak/>
        <w:t>predicted by LPI</w:t>
      </w:r>
      <w:r w:rsidR="004A46EA" w:rsidRPr="00FB4C7F">
        <w:rPr>
          <w:rFonts w:ascii="Times New Roman" w:hAnsi="Times New Roman" w:cs="Times New Roman"/>
          <w:szCs w:val="24"/>
        </w:rPr>
        <w:t xml:space="preserve"> (Table 6), with increasing SES values as the LPI within the 1500 m buffer increased</w:t>
      </w:r>
      <w:r w:rsidR="00591FAB" w:rsidRPr="00FB4C7F">
        <w:rPr>
          <w:rFonts w:ascii="Times New Roman" w:hAnsi="Times New Roman" w:cs="Times New Roman"/>
          <w:szCs w:val="24"/>
        </w:rPr>
        <w:t>.</w:t>
      </w:r>
    </w:p>
    <w:p w14:paraId="438FDDE9" w14:textId="0016CD0E" w:rsidR="00697E22" w:rsidRPr="00FB4C7F" w:rsidRDefault="00697E22" w:rsidP="00FB4C7F">
      <w:pPr>
        <w:spacing w:after="0" w:line="480" w:lineRule="auto"/>
        <w:ind w:firstLine="720"/>
        <w:rPr>
          <w:rFonts w:ascii="Times New Roman" w:hAnsi="Times New Roman" w:cs="Times New Roman"/>
          <w:szCs w:val="24"/>
        </w:rPr>
      </w:pPr>
    </w:p>
    <w:p w14:paraId="5570FFE7" w14:textId="145E6B6A" w:rsidR="00D670FC" w:rsidRPr="00FB4C7F" w:rsidRDefault="00D670FC" w:rsidP="00FB4C7F">
      <w:pPr>
        <w:spacing w:after="0" w:line="480" w:lineRule="auto"/>
        <w:rPr>
          <w:rFonts w:ascii="Times New Roman" w:hAnsi="Times New Roman" w:cs="Times New Roman"/>
          <w:szCs w:val="24"/>
        </w:rPr>
      </w:pPr>
    </w:p>
    <w:p w14:paraId="054B70DE" w14:textId="13DD139F" w:rsidR="00461567" w:rsidRPr="00FB4C7F" w:rsidRDefault="003228F2" w:rsidP="00FB4C7F">
      <w:pPr>
        <w:spacing w:after="0" w:line="480" w:lineRule="auto"/>
        <w:rPr>
          <w:rFonts w:ascii="Times New Roman" w:hAnsi="Times New Roman" w:cs="Times New Roman"/>
          <w:szCs w:val="24"/>
        </w:rPr>
      </w:pPr>
      <w:r w:rsidRPr="00FB4C7F">
        <w:rPr>
          <w:rFonts w:ascii="Times New Roman" w:hAnsi="Times New Roman" w:cs="Times New Roman"/>
          <w:b/>
          <w:bCs/>
          <w:szCs w:val="24"/>
          <w:rPrChange w:id="41" w:author="Perry, Kayla" w:date="2022-07-12T12:44:00Z">
            <w:rPr/>
          </w:rPrChange>
        </w:rPr>
        <w:t>Discussion</w:t>
      </w:r>
      <w:del w:id="42" w:author="Perry, Kayla" w:date="2022-07-12T12:44:00Z">
        <w:r w:rsidRPr="00FB4C7F" w:rsidDel="00044E29">
          <w:rPr>
            <w:rFonts w:ascii="Times New Roman" w:hAnsi="Times New Roman" w:cs="Times New Roman"/>
            <w:szCs w:val="24"/>
          </w:rPr>
          <w:delText>:</w:delText>
        </w:r>
      </w:del>
    </w:p>
    <w:p w14:paraId="55211FB5" w14:textId="0077712B" w:rsidR="00044E29" w:rsidRPr="00FB4C7F" w:rsidRDefault="00044E29" w:rsidP="00FB4C7F">
      <w:pPr>
        <w:spacing w:after="0" w:line="480" w:lineRule="auto"/>
        <w:rPr>
          <w:rFonts w:ascii="Times New Roman" w:hAnsi="Times New Roman" w:cs="Times New Roman"/>
          <w:szCs w:val="24"/>
        </w:rPr>
      </w:pPr>
      <w:commentRangeStart w:id="43"/>
      <w:commentRangeStart w:id="44"/>
      <w:ins w:id="45" w:author="Perry, Kayla" w:date="2022-07-12T12:39:00Z">
        <w:r w:rsidRPr="00FB4C7F">
          <w:rPr>
            <w:rFonts w:ascii="Times New Roman" w:hAnsi="Times New Roman" w:cs="Times New Roman"/>
            <w:szCs w:val="24"/>
          </w:rPr>
          <w:t>Summary paragraph</w:t>
        </w:r>
        <w:commentRangeEnd w:id="43"/>
        <w:r w:rsidRPr="00FB4C7F">
          <w:rPr>
            <w:rStyle w:val="CommentReference"/>
            <w:rFonts w:ascii="Times New Roman" w:hAnsi="Times New Roman" w:cs="Times New Roman"/>
            <w:sz w:val="24"/>
            <w:szCs w:val="24"/>
          </w:rPr>
          <w:commentReference w:id="43"/>
        </w:r>
      </w:ins>
      <w:commentRangeEnd w:id="44"/>
      <w:r w:rsidR="000F5B84" w:rsidRPr="00FB4C7F">
        <w:rPr>
          <w:rStyle w:val="CommentReference"/>
          <w:rFonts w:ascii="Times New Roman" w:hAnsi="Times New Roman" w:cs="Times New Roman"/>
        </w:rPr>
        <w:commentReference w:id="44"/>
      </w:r>
    </w:p>
    <w:p w14:paraId="124D0EBC" w14:textId="75AB450E" w:rsidR="002A61E5" w:rsidRPr="00FB4C7F" w:rsidRDefault="002A61E5" w:rsidP="00FB4C7F">
      <w:pPr>
        <w:spacing w:after="0" w:line="480" w:lineRule="auto"/>
        <w:rPr>
          <w:rFonts w:ascii="Times New Roman" w:hAnsi="Times New Roman" w:cs="Times New Roman"/>
        </w:rPr>
      </w:pPr>
    </w:p>
    <w:sectPr w:rsidR="002A61E5" w:rsidRPr="00FB4C7F" w:rsidSect="00F26834">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erry, Kayla" w:date="2022-04-15T16:35:00Z" w:initials="PK">
    <w:p w14:paraId="143D4149" w14:textId="7C80C738" w:rsidR="0094489E" w:rsidRDefault="0094489E">
      <w:pPr>
        <w:pStyle w:val="CommentText"/>
      </w:pPr>
      <w:r>
        <w:rPr>
          <w:rStyle w:val="CommentReference"/>
        </w:rPr>
        <w:annotationRef/>
      </w:r>
      <w:r>
        <w:t>Here is where I would provide some information on CLE as our study site</w:t>
      </w:r>
    </w:p>
  </w:comment>
  <w:comment w:id="1" w:author="Gardiner, Mary" w:date="2022-09-13T07:25:00Z" w:initials="GM">
    <w:p w14:paraId="31D1CECE" w14:textId="77777777" w:rsidR="00AB51AA" w:rsidRDefault="00AB51AA" w:rsidP="00B14377">
      <w:pPr>
        <w:pStyle w:val="CommentText"/>
      </w:pPr>
      <w:r>
        <w:rPr>
          <w:rStyle w:val="CommentReference"/>
        </w:rPr>
        <w:annotationRef/>
      </w:r>
      <w:r>
        <w:t>Weird way to say this rephrase. Also check your numbers I think its over 50% based on census??</w:t>
      </w:r>
    </w:p>
  </w:comment>
  <w:comment w:id="2" w:author="Shepard, Caralee A." w:date="2023-01-24T12:53:00Z" w:initials="SCA">
    <w:p w14:paraId="6E13A673" w14:textId="77777777" w:rsidR="003F2D3C" w:rsidRDefault="003F2D3C" w:rsidP="000671A2">
      <w:pPr>
        <w:pStyle w:val="CommentText"/>
      </w:pPr>
      <w:r>
        <w:rPr>
          <w:rStyle w:val="CommentReference"/>
        </w:rPr>
        <w:annotationRef/>
      </w:r>
      <w:r>
        <w:t>2021 population: 367,991 Peak population according to google: 914,808. My math gets that to 40.2%- do I have the wrong peak pop number?</w:t>
      </w:r>
    </w:p>
  </w:comment>
  <w:comment w:id="3" w:author="Shepard, Caralee A." w:date="2023-01-24T13:36:00Z" w:initials="SCA">
    <w:p w14:paraId="45D6EADE" w14:textId="77777777" w:rsidR="006D1A1F" w:rsidRDefault="006D1A1F" w:rsidP="00733EA0">
      <w:pPr>
        <w:pStyle w:val="CommentText"/>
      </w:pPr>
      <w:r>
        <w:rPr>
          <w:rStyle w:val="CommentReference"/>
        </w:rPr>
        <w:annotationRef/>
      </w:r>
      <w:r>
        <w:t>Mary told me in the last draft to remind her to get the citations for this</w:t>
      </w:r>
    </w:p>
  </w:comment>
  <w:comment w:id="4" w:author="Perry, Kayla" w:date="2022-07-11T09:48:00Z" w:initials="PK">
    <w:p w14:paraId="3B0648B4" w14:textId="25E604DA" w:rsidR="00C9555B" w:rsidRDefault="00C9555B">
      <w:pPr>
        <w:pStyle w:val="CommentText"/>
      </w:pPr>
      <w:r>
        <w:rPr>
          <w:rStyle w:val="CommentReference"/>
        </w:rPr>
        <w:annotationRef/>
      </w:r>
      <w:r>
        <w:t>Do you have an average size in addition to the range?</w:t>
      </w:r>
    </w:p>
  </w:comment>
  <w:comment w:id="5" w:author="Shepard, Caralee A." w:date="2023-01-24T14:06:00Z" w:initials="SCA">
    <w:p w14:paraId="0A874C2E" w14:textId="77777777" w:rsidR="00EF7CC9" w:rsidRDefault="00EF7CC9" w:rsidP="005A5A18">
      <w:pPr>
        <w:pStyle w:val="CommentText"/>
      </w:pPr>
      <w:r>
        <w:rPr>
          <w:rStyle w:val="CommentReference"/>
        </w:rPr>
        <w:annotationRef/>
      </w:r>
      <w:r>
        <w:t>I do not, and searching through the files did not find information on the sivakoff vacant lot sizes</w:t>
      </w:r>
    </w:p>
  </w:comment>
  <w:comment w:id="7" w:author="Perry, Kayla" w:date="2022-04-15T16:55:00Z" w:initials="PK">
    <w:p w14:paraId="772C4DFE" w14:textId="399676F6" w:rsidR="00512B9B" w:rsidRDefault="00512B9B">
      <w:pPr>
        <w:pStyle w:val="CommentText"/>
      </w:pPr>
      <w:r>
        <w:rPr>
          <w:rStyle w:val="CommentReference"/>
        </w:rPr>
        <w:annotationRef/>
      </w:r>
      <w:r>
        <w:t>Have these bees been deposited in the museum?</w:t>
      </w:r>
    </w:p>
  </w:comment>
  <w:comment w:id="8" w:author="Shepard, Caralee A." w:date="2023-01-24T14:07:00Z" w:initials="SCA">
    <w:p w14:paraId="6E9DAE03" w14:textId="77777777" w:rsidR="00EF7CC9" w:rsidRDefault="00EF7CC9" w:rsidP="001C1BAE">
      <w:pPr>
        <w:pStyle w:val="CommentText"/>
      </w:pPr>
      <w:r>
        <w:rPr>
          <w:rStyle w:val="CommentReference"/>
        </w:rPr>
        <w:annotationRef/>
      </w:r>
      <w:r>
        <w:t>Mary, is this something you know?</w:t>
      </w:r>
    </w:p>
  </w:comment>
  <w:comment w:id="9" w:author="Perry, Kayla" w:date="2022-05-27T10:18:00Z" w:initials="PK">
    <w:p w14:paraId="13D9DD42" w14:textId="62068E47" w:rsidR="00557C38" w:rsidRDefault="00557C38">
      <w:pPr>
        <w:pStyle w:val="CommentText"/>
      </w:pPr>
      <w:r>
        <w:rPr>
          <w:rStyle w:val="CommentReference"/>
        </w:rPr>
        <w:annotationRef/>
      </w:r>
      <w:r>
        <w:t>I would had how many pan traps were placed at each site</w:t>
      </w:r>
    </w:p>
  </w:comment>
  <w:comment w:id="13" w:author="Perry, Kayla" w:date="2022-05-27T10:25:00Z" w:initials="PK">
    <w:p w14:paraId="19576FC1" w14:textId="674B6469" w:rsidR="00E53B42" w:rsidRDefault="00E53B42">
      <w:pPr>
        <w:pStyle w:val="CommentText"/>
      </w:pPr>
      <w:r>
        <w:rPr>
          <w:rStyle w:val="CommentReference"/>
        </w:rPr>
        <w:annotationRef/>
      </w:r>
      <w:r>
        <w:t>First, you need to list all the landcover types provided by the planning commission. Then, you need a sentence saying which cover types were combined to get greenspace.</w:t>
      </w:r>
    </w:p>
  </w:comment>
  <w:comment w:id="14" w:author="Perry, Kayla" w:date="2022-05-27T10:27:00Z" w:initials="PK">
    <w:p w14:paraId="337540EB" w14:textId="53E6BA24" w:rsidR="00E53B42" w:rsidRDefault="00E53B42">
      <w:pPr>
        <w:pStyle w:val="CommentText"/>
      </w:pPr>
      <w:r>
        <w:rPr>
          <w:rStyle w:val="CommentReference"/>
        </w:rPr>
        <w:annotationRef/>
      </w:r>
      <w:r>
        <w:t>Spell these out in addition to providing the abbrev.</w:t>
      </w:r>
    </w:p>
  </w:comment>
  <w:comment w:id="15" w:author="Perry, Kayla" w:date="2022-05-27T10:27:00Z" w:initials="PK">
    <w:p w14:paraId="6AEC36A0" w14:textId="63C18BE6" w:rsidR="00E53B42" w:rsidRDefault="00E53B42">
      <w:pPr>
        <w:pStyle w:val="CommentText"/>
      </w:pPr>
      <w:r>
        <w:rPr>
          <w:rStyle w:val="CommentReference"/>
        </w:rPr>
        <w:annotationRef/>
      </w:r>
      <w:r>
        <w:t>You might want to describe briefly how this metric is calculated since it is the most complicated.</w:t>
      </w:r>
    </w:p>
  </w:comment>
  <w:comment w:id="16" w:author="Perry, Kayla" w:date="2022-05-27T10:29:00Z" w:initials="PK">
    <w:p w14:paraId="27B445C4" w14:textId="3C17E3E8" w:rsidR="00994FFA" w:rsidRDefault="00994FFA">
      <w:pPr>
        <w:pStyle w:val="CommentText"/>
      </w:pPr>
      <w:r>
        <w:rPr>
          <w:rStyle w:val="CommentReference"/>
        </w:rPr>
        <w:annotationRef/>
      </w:r>
      <w:r>
        <w:t>Did we also use records from the Triplehorn Collection? If so, might want to shout them out here, too</w:t>
      </w:r>
    </w:p>
  </w:comment>
  <w:comment w:id="17" w:author="Caralee" w:date="2022-06-28T11:21:00Z" w:initials="C">
    <w:p w14:paraId="71C65D88" w14:textId="77777777" w:rsidR="00BF7B1D" w:rsidRDefault="00BF7B1D" w:rsidP="003230E0">
      <w:pPr>
        <w:pStyle w:val="CommentText"/>
      </w:pPr>
      <w:r>
        <w:rPr>
          <w:rStyle w:val="CommentReference"/>
        </w:rPr>
        <w:annotationRef/>
      </w:r>
      <w:r>
        <w:t>Not for the regional species pool I don't think. Just for body lengths (we were considering using them for a more landscape based regional pool based on county records, but decided to use the entire state instead)</w:t>
      </w:r>
    </w:p>
  </w:comment>
  <w:comment w:id="19" w:author="Perry, Kayla" w:date="2022-05-27T11:17:00Z" w:initials="PK">
    <w:p w14:paraId="56D9BB2D" w14:textId="14962345" w:rsidR="00D25717" w:rsidRDefault="00D25717">
      <w:pPr>
        <w:pStyle w:val="CommentText"/>
      </w:pPr>
      <w:r>
        <w:rPr>
          <w:rStyle w:val="CommentReference"/>
        </w:rPr>
        <w:annotationRef/>
      </w:r>
      <w:r>
        <w:t>I see you are using nonnative in the results so I changed it here. Just need to pick one and be consistent throughout</w:t>
      </w:r>
    </w:p>
  </w:comment>
  <w:comment w:id="20" w:author="Perry, Kayla" w:date="2022-04-16T19:28:00Z" w:initials="PK">
    <w:p w14:paraId="3266AEC9" w14:textId="77777777" w:rsidR="007E2B1A" w:rsidRDefault="007E2B1A">
      <w:pPr>
        <w:pStyle w:val="CommentText"/>
      </w:pPr>
      <w:r>
        <w:rPr>
          <w:rStyle w:val="CommentReference"/>
        </w:rPr>
        <w:annotationRef/>
      </w:r>
      <w:r>
        <w:t>This section does not have enough information for someone to replicate the statistics</w:t>
      </w:r>
    </w:p>
    <w:p w14:paraId="28860364" w14:textId="43ABF489" w:rsidR="007E2B1A" w:rsidRDefault="007E2B1A">
      <w:pPr>
        <w:pStyle w:val="CommentText"/>
      </w:pPr>
      <w:r>
        <w:t>If you want, I can write some of this section</w:t>
      </w:r>
    </w:p>
  </w:comment>
  <w:comment w:id="21" w:author="Perry, Kayla" w:date="2022-05-27T11:11:00Z" w:initials="PK">
    <w:p w14:paraId="2172BE51" w14:textId="32E74374" w:rsidR="00390268" w:rsidRDefault="00390268">
      <w:pPr>
        <w:pStyle w:val="CommentText"/>
      </w:pPr>
      <w:r>
        <w:rPr>
          <w:rStyle w:val="CommentReference"/>
        </w:rPr>
        <w:annotationRef/>
      </w:r>
      <w:r>
        <w:t>I’m skipping over this section again to make sure I get through the results.</w:t>
      </w:r>
    </w:p>
  </w:comment>
  <w:comment w:id="22" w:author="Perry, Kayla" w:date="2022-07-12T09:51:00Z" w:initials="PK">
    <w:p w14:paraId="1A9BAC50" w14:textId="6061BD8E" w:rsidR="00F06879" w:rsidRDefault="00F06879">
      <w:pPr>
        <w:pStyle w:val="CommentText"/>
      </w:pPr>
      <w:r>
        <w:rPr>
          <w:rStyle w:val="CommentReference"/>
        </w:rPr>
        <w:annotationRef/>
      </w:r>
      <w:r>
        <w:t>Note: we need to remember to distinguish which greenspace types were used for which analyses.</w:t>
      </w:r>
    </w:p>
  </w:comment>
  <w:comment w:id="31" w:author="Perry, Kayla" w:date="2022-05-27T13:25:00Z" w:initials="PK">
    <w:p w14:paraId="7F976370" w14:textId="446F523E" w:rsidR="00DB17E0" w:rsidRDefault="00DB17E0">
      <w:pPr>
        <w:pStyle w:val="CommentText"/>
      </w:pPr>
      <w:r>
        <w:rPr>
          <w:rStyle w:val="CommentReference"/>
        </w:rPr>
        <w:annotationRef/>
      </w:r>
      <w:r>
        <w:t>Since you list the SES values and p-values in the table, I wouldn’t include them in the text</w:t>
      </w:r>
    </w:p>
  </w:comment>
  <w:comment w:id="32" w:author="Perry, Kayla" w:date="2022-05-27T13:26:00Z" w:initials="PK">
    <w:p w14:paraId="4322B953" w14:textId="0D583C1F" w:rsidR="00DB17E0" w:rsidRDefault="00DB17E0">
      <w:pPr>
        <w:pStyle w:val="CommentText"/>
      </w:pPr>
      <w:r>
        <w:rPr>
          <w:rStyle w:val="CommentReference"/>
        </w:rPr>
        <w:annotationRef/>
      </w:r>
      <w:r>
        <w:t>You can model these paragraphs after the two above</w:t>
      </w:r>
    </w:p>
  </w:comment>
  <w:comment w:id="35" w:author="Gardiner, Mary" w:date="2022-09-13T07:49:00Z" w:initials="GM">
    <w:p w14:paraId="5ABB5E29" w14:textId="77777777" w:rsidR="001446EA" w:rsidRDefault="001446EA" w:rsidP="00F966CB">
      <w:pPr>
        <w:pStyle w:val="CommentText"/>
      </w:pPr>
      <w:r>
        <w:rPr>
          <w:rStyle w:val="CommentReference"/>
        </w:rPr>
        <w:annotationRef/>
      </w:r>
      <w:r>
        <w:t xml:space="preserve">The topic sentence of the PP is local management. I think this LS result should be in a different section? Removing the tables and adding headings to the discussion would help. </w:t>
      </w:r>
    </w:p>
  </w:comment>
  <w:comment w:id="37" w:author="Perry, Kayla" w:date="2022-07-12T11:48:00Z" w:initials="PK">
    <w:p w14:paraId="7F243C58" w14:textId="76EE0038" w:rsidR="00C8315C" w:rsidRDefault="00C8315C" w:rsidP="00C8315C">
      <w:pPr>
        <w:pStyle w:val="CommentText"/>
      </w:pPr>
      <w:r>
        <w:rPr>
          <w:rStyle w:val="CommentReference"/>
        </w:rPr>
        <w:annotationRef/>
      </w:r>
      <w:r>
        <w:t>This is good, you need to do this for the diversity indices above.</w:t>
      </w:r>
    </w:p>
  </w:comment>
  <w:comment w:id="36" w:author="Gardiner, Mary" w:date="2022-09-13T07:53:00Z" w:initials="GM">
    <w:p w14:paraId="2D39D069" w14:textId="77777777" w:rsidR="000F5B84" w:rsidRDefault="000F5B84">
      <w:pPr>
        <w:pStyle w:val="CommentText"/>
      </w:pPr>
      <w:r>
        <w:rPr>
          <w:rStyle w:val="CommentReference"/>
        </w:rPr>
        <w:annotationRef/>
      </w:r>
      <w:r>
        <w:t>I hate appreciations. I don’t want to remember what PLAND is. I would define a short name for each of these in the methods then when you talk about them say something like:</w:t>
      </w:r>
    </w:p>
    <w:p w14:paraId="1DFD2709" w14:textId="77777777" w:rsidR="000F5B84" w:rsidRDefault="000F5B84">
      <w:pPr>
        <w:pStyle w:val="CommentText"/>
      </w:pPr>
    </w:p>
    <w:p w14:paraId="7C54D8BF" w14:textId="77777777" w:rsidR="000F5B84" w:rsidRDefault="000F5B84" w:rsidP="000729EA">
      <w:pPr>
        <w:pStyle w:val="CommentText"/>
      </w:pPr>
      <w:r>
        <w:t>….greenspace isolation (ENN)….</w:t>
      </w:r>
    </w:p>
  </w:comment>
  <w:comment w:id="39" w:author="Perry, Kayla" w:date="2022-07-12T11:49:00Z" w:initials="PK">
    <w:p w14:paraId="3AE19007" w14:textId="11803635" w:rsidR="004A46EA" w:rsidRDefault="004A46EA" w:rsidP="004A46EA">
      <w:pPr>
        <w:pStyle w:val="CommentText"/>
      </w:pPr>
      <w:r>
        <w:rPr>
          <w:rStyle w:val="CommentReference"/>
        </w:rPr>
        <w:annotationRef/>
      </w:r>
      <w:r>
        <w:t>But here, this sentence doesn’t provide enough information about what you found.</w:t>
      </w:r>
    </w:p>
  </w:comment>
  <w:comment w:id="40" w:author="Gardiner, Mary" w:date="2022-09-13T07:54:00Z" w:initials="GM">
    <w:p w14:paraId="24773028" w14:textId="77777777" w:rsidR="000F5B84" w:rsidRDefault="000F5B84" w:rsidP="00804EE5">
      <w:pPr>
        <w:pStyle w:val="CommentText"/>
      </w:pPr>
      <w:r>
        <w:rPr>
          <w:rStyle w:val="CommentReference"/>
        </w:rPr>
        <w:annotationRef/>
      </w:r>
      <w:r>
        <w:t xml:space="preserve">What are control lots? Use vacant lots not control, they are not a true experimental control </w:t>
      </w:r>
    </w:p>
  </w:comment>
  <w:comment w:id="43" w:author="Perry, Kayla" w:date="2022-07-12T12:39:00Z" w:initials="PK">
    <w:p w14:paraId="238A5A16" w14:textId="2D913AFE" w:rsidR="00044E29" w:rsidRDefault="00044E29">
      <w:pPr>
        <w:pStyle w:val="CommentText"/>
      </w:pPr>
      <w:r>
        <w:rPr>
          <w:rStyle w:val="CommentReference"/>
        </w:rPr>
        <w:annotationRef/>
      </w:r>
      <w:r>
        <w:t>I like to start the discussion with a brief summary paragraph where I remind readers about the goal of the study, and then highlight the main overarching, generalizable results. Check out the first paragraph in my eco app paper as an example. It probably has more detail than you need here (because reviewers had me add more context). But you can see how I include some overarching findings. For this study, I would highlight results related to homogenization of bee communities at our two scales. The following paragraphs can get into the details and your hypotheses.</w:t>
      </w:r>
    </w:p>
  </w:comment>
  <w:comment w:id="44" w:author="Gardiner, Mary" w:date="2022-09-13T07:54:00Z" w:initials="GM">
    <w:p w14:paraId="6D02548B" w14:textId="77777777" w:rsidR="000F5B84" w:rsidRDefault="000F5B84" w:rsidP="00B75627">
      <w:pPr>
        <w:pStyle w:val="CommentText"/>
      </w:pPr>
      <w:r>
        <w:rPr>
          <w:rStyle w:val="CommentReference"/>
        </w:rPr>
        <w:annotationRef/>
      </w:r>
      <w:r>
        <w:t xml:space="preserve">Agreed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43D4149" w15:done="1"/>
  <w15:commentEx w15:paraId="31D1CECE" w15:done="0"/>
  <w15:commentEx w15:paraId="6E13A673" w15:paraIdParent="31D1CECE" w15:done="0"/>
  <w15:commentEx w15:paraId="45D6EADE" w15:done="0"/>
  <w15:commentEx w15:paraId="3B0648B4" w15:done="0"/>
  <w15:commentEx w15:paraId="0A874C2E" w15:paraIdParent="3B0648B4" w15:done="0"/>
  <w15:commentEx w15:paraId="772C4DFE" w15:done="0"/>
  <w15:commentEx w15:paraId="6E9DAE03" w15:paraIdParent="772C4DFE" w15:done="0"/>
  <w15:commentEx w15:paraId="13D9DD42" w15:done="1"/>
  <w15:commentEx w15:paraId="19576FC1" w15:done="1"/>
  <w15:commentEx w15:paraId="337540EB" w15:done="1"/>
  <w15:commentEx w15:paraId="6AEC36A0" w15:done="1"/>
  <w15:commentEx w15:paraId="27B445C4" w15:done="0"/>
  <w15:commentEx w15:paraId="71C65D88" w15:paraIdParent="27B445C4" w15:done="0"/>
  <w15:commentEx w15:paraId="56D9BB2D" w15:done="1"/>
  <w15:commentEx w15:paraId="28860364" w15:done="0"/>
  <w15:commentEx w15:paraId="2172BE51" w15:paraIdParent="28860364" w15:done="0"/>
  <w15:commentEx w15:paraId="1A9BAC50" w15:paraIdParent="28860364" w15:done="0"/>
  <w15:commentEx w15:paraId="7F976370" w15:done="1"/>
  <w15:commentEx w15:paraId="4322B953" w15:done="1"/>
  <w15:commentEx w15:paraId="5ABB5E29" w15:done="0"/>
  <w15:commentEx w15:paraId="7F243C58" w15:done="1"/>
  <w15:commentEx w15:paraId="7C54D8BF" w15:done="0"/>
  <w15:commentEx w15:paraId="3AE19007" w15:done="1"/>
  <w15:commentEx w15:paraId="24773028" w15:done="0"/>
  <w15:commentEx w15:paraId="238A5A16" w15:done="0"/>
  <w15:commentEx w15:paraId="6D02548B" w15:paraIdParent="238A5A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041D66" w16cex:dateUtc="2022-04-15T20:35:00Z"/>
  <w16cex:commentExtensible w16cex:durableId="26CAAED4" w16cex:dateUtc="2022-09-13T11:25:00Z"/>
  <w16cex:commentExtensible w16cex:durableId="277A5356" w16cex:dateUtc="2023-01-24T17:53:00Z"/>
  <w16cex:commentExtensible w16cex:durableId="277A5D48" w16cex:dateUtc="2023-01-24T18:36:00Z"/>
  <w16cex:commentExtensible w16cex:durableId="26767074" w16cex:dateUtc="2022-07-11T13:48:00Z"/>
  <w16cex:commentExtensible w16cex:durableId="277A6464" w16cex:dateUtc="2023-01-24T19:06:00Z"/>
  <w16cex:commentExtensible w16cex:durableId="260421EB" w16cex:dateUtc="2022-04-15T20:55:00Z"/>
  <w16cex:commentExtensible w16cex:durableId="277A64BA" w16cex:dateUtc="2023-01-24T19:07:00Z"/>
  <w16cex:commentExtensible w16cex:durableId="263B23F4" w16cex:dateUtc="2022-05-27T14:18:00Z"/>
  <w16cex:commentExtensible w16cex:durableId="263B2597" w16cex:dateUtc="2022-05-27T14:25:00Z"/>
  <w16cex:commentExtensible w16cex:durableId="263B25FD" w16cex:dateUtc="2022-05-27T14:27:00Z"/>
  <w16cex:commentExtensible w16cex:durableId="263B2610" w16cex:dateUtc="2022-05-27T14:27:00Z"/>
  <w16cex:commentExtensible w16cex:durableId="263B26A3" w16cex:dateUtc="2022-05-27T14:29:00Z"/>
  <w16cex:commentExtensible w16cex:durableId="266562CD" w16cex:dateUtc="2022-06-28T15:21:00Z"/>
  <w16cex:commentExtensible w16cex:durableId="263B31CB" w16cex:dateUtc="2022-05-27T15:17:00Z"/>
  <w16cex:commentExtensible w16cex:durableId="2605976E" w16cex:dateUtc="2022-04-16T23:28:00Z"/>
  <w16cex:commentExtensible w16cex:durableId="263B3056" w16cex:dateUtc="2022-05-27T15:11:00Z"/>
  <w16cex:commentExtensible w16cex:durableId="2677C28C" w16cex:dateUtc="2022-07-12T13:51:00Z"/>
  <w16cex:commentExtensible w16cex:durableId="263B4FE4" w16cex:dateUtc="2022-05-27T17:25:00Z"/>
  <w16cex:commentExtensible w16cex:durableId="263B5003" w16cex:dateUtc="2022-05-27T17:26:00Z"/>
  <w16cex:commentExtensible w16cex:durableId="26CAB473" w16cex:dateUtc="2022-09-13T11:49:00Z"/>
  <w16cex:commentExtensible w16cex:durableId="268B8273" w16cex:dateUtc="2022-07-12T15:48:00Z"/>
  <w16cex:commentExtensible w16cex:durableId="26CAB577" w16cex:dateUtc="2022-09-13T11:53:00Z"/>
  <w16cex:commentExtensible w16cex:durableId="268B8508" w16cex:dateUtc="2022-07-12T15:49:00Z"/>
  <w16cex:commentExtensible w16cex:durableId="26CAB5A9" w16cex:dateUtc="2022-09-13T11:54:00Z"/>
  <w16cex:commentExtensible w16cex:durableId="2677EA0E" w16cex:dateUtc="2022-07-12T16:39:00Z"/>
  <w16cex:commentExtensible w16cex:durableId="26CAB5BE" w16cex:dateUtc="2022-09-13T1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43D4149" w16cid:durableId="26041D66"/>
  <w16cid:commentId w16cid:paraId="31D1CECE" w16cid:durableId="26CAAED4"/>
  <w16cid:commentId w16cid:paraId="6E13A673" w16cid:durableId="277A5356"/>
  <w16cid:commentId w16cid:paraId="45D6EADE" w16cid:durableId="277A5D48"/>
  <w16cid:commentId w16cid:paraId="3B0648B4" w16cid:durableId="26767074"/>
  <w16cid:commentId w16cid:paraId="0A874C2E" w16cid:durableId="277A6464"/>
  <w16cid:commentId w16cid:paraId="772C4DFE" w16cid:durableId="260421EB"/>
  <w16cid:commentId w16cid:paraId="6E9DAE03" w16cid:durableId="277A64BA"/>
  <w16cid:commentId w16cid:paraId="13D9DD42" w16cid:durableId="263B23F4"/>
  <w16cid:commentId w16cid:paraId="19576FC1" w16cid:durableId="263B2597"/>
  <w16cid:commentId w16cid:paraId="337540EB" w16cid:durableId="263B25FD"/>
  <w16cid:commentId w16cid:paraId="6AEC36A0" w16cid:durableId="263B2610"/>
  <w16cid:commentId w16cid:paraId="27B445C4" w16cid:durableId="263B26A3"/>
  <w16cid:commentId w16cid:paraId="71C65D88" w16cid:durableId="266562CD"/>
  <w16cid:commentId w16cid:paraId="56D9BB2D" w16cid:durableId="263B31CB"/>
  <w16cid:commentId w16cid:paraId="28860364" w16cid:durableId="2605976E"/>
  <w16cid:commentId w16cid:paraId="2172BE51" w16cid:durableId="263B3056"/>
  <w16cid:commentId w16cid:paraId="1A9BAC50" w16cid:durableId="2677C28C"/>
  <w16cid:commentId w16cid:paraId="7F976370" w16cid:durableId="263B4FE4"/>
  <w16cid:commentId w16cid:paraId="4322B953" w16cid:durableId="263B5003"/>
  <w16cid:commentId w16cid:paraId="5ABB5E29" w16cid:durableId="26CAB473"/>
  <w16cid:commentId w16cid:paraId="7F243C58" w16cid:durableId="268B8273"/>
  <w16cid:commentId w16cid:paraId="7C54D8BF" w16cid:durableId="26CAB577"/>
  <w16cid:commentId w16cid:paraId="3AE19007" w16cid:durableId="268B8508"/>
  <w16cid:commentId w16cid:paraId="24773028" w16cid:durableId="26CAB5A9"/>
  <w16cid:commentId w16cid:paraId="238A5A16" w16cid:durableId="2677EA0E"/>
  <w16cid:commentId w16cid:paraId="6D02548B" w16cid:durableId="26CAB5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EFF73" w14:textId="77777777" w:rsidR="00AE7017" w:rsidRDefault="00AE7017" w:rsidP="007607F6">
      <w:pPr>
        <w:spacing w:after="0" w:line="240" w:lineRule="auto"/>
      </w:pPr>
      <w:r>
        <w:separator/>
      </w:r>
    </w:p>
  </w:endnote>
  <w:endnote w:type="continuationSeparator" w:id="0">
    <w:p w14:paraId="0566C813" w14:textId="77777777" w:rsidR="00AE7017" w:rsidRDefault="00AE7017" w:rsidP="00760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107FB" w14:textId="77777777" w:rsidR="00AE7017" w:rsidRDefault="00AE7017" w:rsidP="007607F6">
      <w:pPr>
        <w:spacing w:after="0" w:line="240" w:lineRule="auto"/>
      </w:pPr>
      <w:r>
        <w:separator/>
      </w:r>
    </w:p>
  </w:footnote>
  <w:footnote w:type="continuationSeparator" w:id="0">
    <w:p w14:paraId="53706BA5" w14:textId="77777777" w:rsidR="00AE7017" w:rsidRDefault="00AE7017" w:rsidP="007607F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rry, Kayla">
    <w15:presenceInfo w15:providerId="AD" w15:userId="S::kperry34@kent.edu::d425bdda-9990-4927-905c-4495119e4244"/>
  </w15:person>
  <w15:person w15:author="Gardiner, Mary">
    <w15:presenceInfo w15:providerId="AD" w15:userId="S::gardiner.29@osu.edu::86e860ca-8921-421e-9cc5-9623b5442514"/>
  </w15:person>
  <w15:person w15:author="Shepard, Caralee A.">
    <w15:presenceInfo w15:providerId="None" w15:userId="Shepard, Caralee A."/>
  </w15:person>
  <w15:person w15:author="Caralee">
    <w15:presenceInfo w15:providerId="None" w15:userId="Caral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8E"/>
    <w:rsid w:val="0000337F"/>
    <w:rsid w:val="00003D20"/>
    <w:rsid w:val="00005788"/>
    <w:rsid w:val="00012FD4"/>
    <w:rsid w:val="000249A8"/>
    <w:rsid w:val="00031CDB"/>
    <w:rsid w:val="00033722"/>
    <w:rsid w:val="00044713"/>
    <w:rsid w:val="00044E29"/>
    <w:rsid w:val="000536CA"/>
    <w:rsid w:val="000548EB"/>
    <w:rsid w:val="00057455"/>
    <w:rsid w:val="0007165D"/>
    <w:rsid w:val="00072988"/>
    <w:rsid w:val="000833CC"/>
    <w:rsid w:val="00085A31"/>
    <w:rsid w:val="0008617E"/>
    <w:rsid w:val="00087BAE"/>
    <w:rsid w:val="000A6AFD"/>
    <w:rsid w:val="000A6F9B"/>
    <w:rsid w:val="000B0213"/>
    <w:rsid w:val="000B0EF2"/>
    <w:rsid w:val="000B2E78"/>
    <w:rsid w:val="000B760B"/>
    <w:rsid w:val="000C0955"/>
    <w:rsid w:val="000C1B59"/>
    <w:rsid w:val="000C23AC"/>
    <w:rsid w:val="000C583A"/>
    <w:rsid w:val="000E25C3"/>
    <w:rsid w:val="000E44CA"/>
    <w:rsid w:val="000F0249"/>
    <w:rsid w:val="000F5B84"/>
    <w:rsid w:val="000F6D84"/>
    <w:rsid w:val="0010728F"/>
    <w:rsid w:val="001117B4"/>
    <w:rsid w:val="00112CD6"/>
    <w:rsid w:val="0011319C"/>
    <w:rsid w:val="001279E1"/>
    <w:rsid w:val="001300FC"/>
    <w:rsid w:val="00130A38"/>
    <w:rsid w:val="001446EA"/>
    <w:rsid w:val="00151E40"/>
    <w:rsid w:val="00157E18"/>
    <w:rsid w:val="00163EDB"/>
    <w:rsid w:val="00167F34"/>
    <w:rsid w:val="00170C25"/>
    <w:rsid w:val="00173262"/>
    <w:rsid w:val="0017568D"/>
    <w:rsid w:val="00180179"/>
    <w:rsid w:val="00186D41"/>
    <w:rsid w:val="001922FF"/>
    <w:rsid w:val="00192435"/>
    <w:rsid w:val="001A2669"/>
    <w:rsid w:val="001B4CD3"/>
    <w:rsid w:val="001C0542"/>
    <w:rsid w:val="001C7E38"/>
    <w:rsid w:val="001D01A8"/>
    <w:rsid w:val="001E0870"/>
    <w:rsid w:val="001E2C35"/>
    <w:rsid w:val="001E38E9"/>
    <w:rsid w:val="001E3A16"/>
    <w:rsid w:val="001E69BE"/>
    <w:rsid w:val="001E6C12"/>
    <w:rsid w:val="001F44A7"/>
    <w:rsid w:val="001F7D69"/>
    <w:rsid w:val="0020246E"/>
    <w:rsid w:val="00207EF9"/>
    <w:rsid w:val="002204E2"/>
    <w:rsid w:val="00232BFD"/>
    <w:rsid w:val="00242AD8"/>
    <w:rsid w:val="00243D53"/>
    <w:rsid w:val="0024580B"/>
    <w:rsid w:val="00250037"/>
    <w:rsid w:val="0025017D"/>
    <w:rsid w:val="00256FFE"/>
    <w:rsid w:val="00260EFA"/>
    <w:rsid w:val="00264429"/>
    <w:rsid w:val="00266AF9"/>
    <w:rsid w:val="00270C7D"/>
    <w:rsid w:val="00273B19"/>
    <w:rsid w:val="00283482"/>
    <w:rsid w:val="00284776"/>
    <w:rsid w:val="00290CF2"/>
    <w:rsid w:val="00293625"/>
    <w:rsid w:val="0029490D"/>
    <w:rsid w:val="002A61E5"/>
    <w:rsid w:val="002B7447"/>
    <w:rsid w:val="002C45BD"/>
    <w:rsid w:val="002D69DA"/>
    <w:rsid w:val="002D6A43"/>
    <w:rsid w:val="002D6FE6"/>
    <w:rsid w:val="002E01D8"/>
    <w:rsid w:val="002E5051"/>
    <w:rsid w:val="002E7AF7"/>
    <w:rsid w:val="002F02B6"/>
    <w:rsid w:val="00305074"/>
    <w:rsid w:val="0031009E"/>
    <w:rsid w:val="00314BBC"/>
    <w:rsid w:val="0031683A"/>
    <w:rsid w:val="00321116"/>
    <w:rsid w:val="003228F2"/>
    <w:rsid w:val="00324BB1"/>
    <w:rsid w:val="003265D5"/>
    <w:rsid w:val="00333747"/>
    <w:rsid w:val="00335BCE"/>
    <w:rsid w:val="00350632"/>
    <w:rsid w:val="00350EC9"/>
    <w:rsid w:val="00355721"/>
    <w:rsid w:val="0035661F"/>
    <w:rsid w:val="00356713"/>
    <w:rsid w:val="00364DEF"/>
    <w:rsid w:val="003674F1"/>
    <w:rsid w:val="00390268"/>
    <w:rsid w:val="00391EF0"/>
    <w:rsid w:val="00395D03"/>
    <w:rsid w:val="003974E7"/>
    <w:rsid w:val="003A5DB1"/>
    <w:rsid w:val="003C1AA4"/>
    <w:rsid w:val="003C56DD"/>
    <w:rsid w:val="003D6C57"/>
    <w:rsid w:val="003D6DD0"/>
    <w:rsid w:val="003E14EF"/>
    <w:rsid w:val="003E63E4"/>
    <w:rsid w:val="003F2D3C"/>
    <w:rsid w:val="003F3302"/>
    <w:rsid w:val="00400362"/>
    <w:rsid w:val="0040382E"/>
    <w:rsid w:val="0041727B"/>
    <w:rsid w:val="0041734E"/>
    <w:rsid w:val="00420052"/>
    <w:rsid w:val="0042502D"/>
    <w:rsid w:val="00432DB4"/>
    <w:rsid w:val="004436B5"/>
    <w:rsid w:val="004442BB"/>
    <w:rsid w:val="0044588A"/>
    <w:rsid w:val="00451BF7"/>
    <w:rsid w:val="00454752"/>
    <w:rsid w:val="00457970"/>
    <w:rsid w:val="00461301"/>
    <w:rsid w:val="00461567"/>
    <w:rsid w:val="00463FE4"/>
    <w:rsid w:val="004656CF"/>
    <w:rsid w:val="00466056"/>
    <w:rsid w:val="004665F3"/>
    <w:rsid w:val="00466EBD"/>
    <w:rsid w:val="0047064E"/>
    <w:rsid w:val="00471642"/>
    <w:rsid w:val="004733DA"/>
    <w:rsid w:val="00473AF8"/>
    <w:rsid w:val="00477D4C"/>
    <w:rsid w:val="004872A7"/>
    <w:rsid w:val="00487961"/>
    <w:rsid w:val="00496D0A"/>
    <w:rsid w:val="004A3781"/>
    <w:rsid w:val="004A46EA"/>
    <w:rsid w:val="004B0574"/>
    <w:rsid w:val="004B253E"/>
    <w:rsid w:val="004B3E75"/>
    <w:rsid w:val="004B3F3E"/>
    <w:rsid w:val="004B4658"/>
    <w:rsid w:val="004B5AA8"/>
    <w:rsid w:val="004C1DB3"/>
    <w:rsid w:val="004C28B9"/>
    <w:rsid w:val="004E0968"/>
    <w:rsid w:val="004E3166"/>
    <w:rsid w:val="004E5865"/>
    <w:rsid w:val="004E7972"/>
    <w:rsid w:val="004F694F"/>
    <w:rsid w:val="00502AFE"/>
    <w:rsid w:val="00503422"/>
    <w:rsid w:val="00504594"/>
    <w:rsid w:val="0050467F"/>
    <w:rsid w:val="00506874"/>
    <w:rsid w:val="00507208"/>
    <w:rsid w:val="00512B9B"/>
    <w:rsid w:val="0051466D"/>
    <w:rsid w:val="0052406E"/>
    <w:rsid w:val="00530B5A"/>
    <w:rsid w:val="005340A7"/>
    <w:rsid w:val="0053658F"/>
    <w:rsid w:val="00541F78"/>
    <w:rsid w:val="005426DD"/>
    <w:rsid w:val="00545CE2"/>
    <w:rsid w:val="005463F5"/>
    <w:rsid w:val="00547E9E"/>
    <w:rsid w:val="00555018"/>
    <w:rsid w:val="00556360"/>
    <w:rsid w:val="00557C38"/>
    <w:rsid w:val="00563EB9"/>
    <w:rsid w:val="00567E3B"/>
    <w:rsid w:val="00574585"/>
    <w:rsid w:val="00575114"/>
    <w:rsid w:val="00576566"/>
    <w:rsid w:val="00576F2E"/>
    <w:rsid w:val="00576FE4"/>
    <w:rsid w:val="0058191D"/>
    <w:rsid w:val="00583557"/>
    <w:rsid w:val="00591FAB"/>
    <w:rsid w:val="0059202D"/>
    <w:rsid w:val="00595CC2"/>
    <w:rsid w:val="00596540"/>
    <w:rsid w:val="0059795C"/>
    <w:rsid w:val="005A5CDC"/>
    <w:rsid w:val="005B02CA"/>
    <w:rsid w:val="005B78DC"/>
    <w:rsid w:val="005C3918"/>
    <w:rsid w:val="005C751B"/>
    <w:rsid w:val="005D0BA9"/>
    <w:rsid w:val="005D51C2"/>
    <w:rsid w:val="005D69DE"/>
    <w:rsid w:val="005D746D"/>
    <w:rsid w:val="005D760C"/>
    <w:rsid w:val="005E065B"/>
    <w:rsid w:val="005E4513"/>
    <w:rsid w:val="005E473F"/>
    <w:rsid w:val="005E56C8"/>
    <w:rsid w:val="005F004D"/>
    <w:rsid w:val="005F68CA"/>
    <w:rsid w:val="005F7F61"/>
    <w:rsid w:val="00645FE4"/>
    <w:rsid w:val="0064730D"/>
    <w:rsid w:val="006544C0"/>
    <w:rsid w:val="00660252"/>
    <w:rsid w:val="00672250"/>
    <w:rsid w:val="0067401F"/>
    <w:rsid w:val="00675192"/>
    <w:rsid w:val="00675780"/>
    <w:rsid w:val="00675B7F"/>
    <w:rsid w:val="00680205"/>
    <w:rsid w:val="006826F2"/>
    <w:rsid w:val="00683ADC"/>
    <w:rsid w:val="00683D8C"/>
    <w:rsid w:val="006872D7"/>
    <w:rsid w:val="00697E22"/>
    <w:rsid w:val="006A2E74"/>
    <w:rsid w:val="006A5860"/>
    <w:rsid w:val="006A5B66"/>
    <w:rsid w:val="006B0309"/>
    <w:rsid w:val="006B2A4E"/>
    <w:rsid w:val="006B30C2"/>
    <w:rsid w:val="006B3BB4"/>
    <w:rsid w:val="006C793D"/>
    <w:rsid w:val="006D1A1F"/>
    <w:rsid w:val="006D3308"/>
    <w:rsid w:val="006D554B"/>
    <w:rsid w:val="006E1285"/>
    <w:rsid w:val="00702F5E"/>
    <w:rsid w:val="00704417"/>
    <w:rsid w:val="00722B04"/>
    <w:rsid w:val="00723926"/>
    <w:rsid w:val="007405B5"/>
    <w:rsid w:val="00746237"/>
    <w:rsid w:val="00753088"/>
    <w:rsid w:val="00753775"/>
    <w:rsid w:val="00755E22"/>
    <w:rsid w:val="007607F6"/>
    <w:rsid w:val="00761892"/>
    <w:rsid w:val="007676DA"/>
    <w:rsid w:val="00774C77"/>
    <w:rsid w:val="00787500"/>
    <w:rsid w:val="0079002C"/>
    <w:rsid w:val="007A3459"/>
    <w:rsid w:val="007B59F1"/>
    <w:rsid w:val="007B7DF6"/>
    <w:rsid w:val="007C0341"/>
    <w:rsid w:val="007C203F"/>
    <w:rsid w:val="007C2B59"/>
    <w:rsid w:val="007C3036"/>
    <w:rsid w:val="007D0D33"/>
    <w:rsid w:val="007D223A"/>
    <w:rsid w:val="007E2B1A"/>
    <w:rsid w:val="007E3B8F"/>
    <w:rsid w:val="007E5CCC"/>
    <w:rsid w:val="007E718C"/>
    <w:rsid w:val="007F2228"/>
    <w:rsid w:val="007F37D0"/>
    <w:rsid w:val="007F3C89"/>
    <w:rsid w:val="007F41EC"/>
    <w:rsid w:val="00806F7B"/>
    <w:rsid w:val="00816B5C"/>
    <w:rsid w:val="008175A0"/>
    <w:rsid w:val="00830008"/>
    <w:rsid w:val="0084456A"/>
    <w:rsid w:val="00850AD1"/>
    <w:rsid w:val="008527AB"/>
    <w:rsid w:val="00854B2D"/>
    <w:rsid w:val="00862A4E"/>
    <w:rsid w:val="0087292B"/>
    <w:rsid w:val="00885476"/>
    <w:rsid w:val="00891AA8"/>
    <w:rsid w:val="008929B8"/>
    <w:rsid w:val="008A19D4"/>
    <w:rsid w:val="008A58CC"/>
    <w:rsid w:val="008B7A3B"/>
    <w:rsid w:val="008D3201"/>
    <w:rsid w:val="008D607C"/>
    <w:rsid w:val="008E0059"/>
    <w:rsid w:val="008E2205"/>
    <w:rsid w:val="008E51EE"/>
    <w:rsid w:val="008F13AE"/>
    <w:rsid w:val="008F2513"/>
    <w:rsid w:val="008F5ACB"/>
    <w:rsid w:val="008F5DB0"/>
    <w:rsid w:val="008F5E4B"/>
    <w:rsid w:val="00904AB5"/>
    <w:rsid w:val="00913165"/>
    <w:rsid w:val="009145F2"/>
    <w:rsid w:val="00924498"/>
    <w:rsid w:val="00924F6E"/>
    <w:rsid w:val="009371BE"/>
    <w:rsid w:val="00941DD1"/>
    <w:rsid w:val="0094489E"/>
    <w:rsid w:val="009462C6"/>
    <w:rsid w:val="00952000"/>
    <w:rsid w:val="00953BB4"/>
    <w:rsid w:val="009570A1"/>
    <w:rsid w:val="0096020A"/>
    <w:rsid w:val="009606E0"/>
    <w:rsid w:val="00960F33"/>
    <w:rsid w:val="00963E6C"/>
    <w:rsid w:val="00964C89"/>
    <w:rsid w:val="0097164D"/>
    <w:rsid w:val="009719C4"/>
    <w:rsid w:val="009873A9"/>
    <w:rsid w:val="00987DF5"/>
    <w:rsid w:val="009925B6"/>
    <w:rsid w:val="0099293C"/>
    <w:rsid w:val="00994FFA"/>
    <w:rsid w:val="009A078D"/>
    <w:rsid w:val="009A223A"/>
    <w:rsid w:val="009A3B98"/>
    <w:rsid w:val="009B6B4E"/>
    <w:rsid w:val="009C138E"/>
    <w:rsid w:val="009C5A51"/>
    <w:rsid w:val="009C5C0E"/>
    <w:rsid w:val="009D36B0"/>
    <w:rsid w:val="009D4C82"/>
    <w:rsid w:val="00A0798D"/>
    <w:rsid w:val="00A12AF9"/>
    <w:rsid w:val="00A14E13"/>
    <w:rsid w:val="00A25CFF"/>
    <w:rsid w:val="00A26F08"/>
    <w:rsid w:val="00A27CB6"/>
    <w:rsid w:val="00A34A8F"/>
    <w:rsid w:val="00A351A6"/>
    <w:rsid w:val="00A37118"/>
    <w:rsid w:val="00A37829"/>
    <w:rsid w:val="00A41777"/>
    <w:rsid w:val="00A45B0A"/>
    <w:rsid w:val="00A46582"/>
    <w:rsid w:val="00A4793B"/>
    <w:rsid w:val="00A60916"/>
    <w:rsid w:val="00A73329"/>
    <w:rsid w:val="00A81234"/>
    <w:rsid w:val="00A8162A"/>
    <w:rsid w:val="00A83DAD"/>
    <w:rsid w:val="00A92AB7"/>
    <w:rsid w:val="00A973F0"/>
    <w:rsid w:val="00AA121C"/>
    <w:rsid w:val="00AA20BF"/>
    <w:rsid w:val="00AB2FFC"/>
    <w:rsid w:val="00AB51AA"/>
    <w:rsid w:val="00AD5E92"/>
    <w:rsid w:val="00AE1781"/>
    <w:rsid w:val="00AE29F9"/>
    <w:rsid w:val="00AE7017"/>
    <w:rsid w:val="00AE756D"/>
    <w:rsid w:val="00AF0D01"/>
    <w:rsid w:val="00AF5783"/>
    <w:rsid w:val="00AF6981"/>
    <w:rsid w:val="00B143D2"/>
    <w:rsid w:val="00B15263"/>
    <w:rsid w:val="00B15390"/>
    <w:rsid w:val="00B236A1"/>
    <w:rsid w:val="00B3614E"/>
    <w:rsid w:val="00B43EFD"/>
    <w:rsid w:val="00B44721"/>
    <w:rsid w:val="00B45D5E"/>
    <w:rsid w:val="00B46B11"/>
    <w:rsid w:val="00B50978"/>
    <w:rsid w:val="00B53063"/>
    <w:rsid w:val="00B55987"/>
    <w:rsid w:val="00B61B48"/>
    <w:rsid w:val="00B669ED"/>
    <w:rsid w:val="00B76D7F"/>
    <w:rsid w:val="00B873C1"/>
    <w:rsid w:val="00B90E8A"/>
    <w:rsid w:val="00B95783"/>
    <w:rsid w:val="00BA1427"/>
    <w:rsid w:val="00BA4012"/>
    <w:rsid w:val="00BD66A2"/>
    <w:rsid w:val="00BD6E91"/>
    <w:rsid w:val="00BE4FDD"/>
    <w:rsid w:val="00BF610B"/>
    <w:rsid w:val="00BF7B1D"/>
    <w:rsid w:val="00C03CFB"/>
    <w:rsid w:val="00C03D97"/>
    <w:rsid w:val="00C04BDA"/>
    <w:rsid w:val="00C22953"/>
    <w:rsid w:val="00C235C2"/>
    <w:rsid w:val="00C2471A"/>
    <w:rsid w:val="00C24946"/>
    <w:rsid w:val="00C27AB9"/>
    <w:rsid w:val="00C461FF"/>
    <w:rsid w:val="00C47007"/>
    <w:rsid w:val="00C565FC"/>
    <w:rsid w:val="00C62C0A"/>
    <w:rsid w:val="00C64995"/>
    <w:rsid w:val="00C6748C"/>
    <w:rsid w:val="00C73A5B"/>
    <w:rsid w:val="00C804F1"/>
    <w:rsid w:val="00C81538"/>
    <w:rsid w:val="00C8158D"/>
    <w:rsid w:val="00C81BAD"/>
    <w:rsid w:val="00C8315C"/>
    <w:rsid w:val="00C83B5A"/>
    <w:rsid w:val="00C84145"/>
    <w:rsid w:val="00C8634A"/>
    <w:rsid w:val="00C9555B"/>
    <w:rsid w:val="00CB0976"/>
    <w:rsid w:val="00CB0BF2"/>
    <w:rsid w:val="00CC00FF"/>
    <w:rsid w:val="00CC0E30"/>
    <w:rsid w:val="00CC2ADB"/>
    <w:rsid w:val="00CC5132"/>
    <w:rsid w:val="00CC7A3F"/>
    <w:rsid w:val="00CD035B"/>
    <w:rsid w:val="00CD2B47"/>
    <w:rsid w:val="00CE446B"/>
    <w:rsid w:val="00CE4B19"/>
    <w:rsid w:val="00CF12CD"/>
    <w:rsid w:val="00CF6ECE"/>
    <w:rsid w:val="00D02E2D"/>
    <w:rsid w:val="00D0499C"/>
    <w:rsid w:val="00D07C4B"/>
    <w:rsid w:val="00D14BE8"/>
    <w:rsid w:val="00D17E18"/>
    <w:rsid w:val="00D21B15"/>
    <w:rsid w:val="00D21B9B"/>
    <w:rsid w:val="00D22384"/>
    <w:rsid w:val="00D243A7"/>
    <w:rsid w:val="00D24E49"/>
    <w:rsid w:val="00D25717"/>
    <w:rsid w:val="00D25D4E"/>
    <w:rsid w:val="00D26D20"/>
    <w:rsid w:val="00D3030D"/>
    <w:rsid w:val="00D31666"/>
    <w:rsid w:val="00D35B14"/>
    <w:rsid w:val="00D35CA9"/>
    <w:rsid w:val="00D410E5"/>
    <w:rsid w:val="00D43B61"/>
    <w:rsid w:val="00D454DB"/>
    <w:rsid w:val="00D540E9"/>
    <w:rsid w:val="00D60445"/>
    <w:rsid w:val="00D607A0"/>
    <w:rsid w:val="00D63242"/>
    <w:rsid w:val="00D670FC"/>
    <w:rsid w:val="00D76A94"/>
    <w:rsid w:val="00D821B5"/>
    <w:rsid w:val="00D90F9C"/>
    <w:rsid w:val="00DA4663"/>
    <w:rsid w:val="00DA655D"/>
    <w:rsid w:val="00DB17E0"/>
    <w:rsid w:val="00DB234D"/>
    <w:rsid w:val="00DB3C21"/>
    <w:rsid w:val="00DB3E04"/>
    <w:rsid w:val="00DB66F2"/>
    <w:rsid w:val="00DB727E"/>
    <w:rsid w:val="00DC1BB9"/>
    <w:rsid w:val="00DC2266"/>
    <w:rsid w:val="00DC6986"/>
    <w:rsid w:val="00DD047C"/>
    <w:rsid w:val="00DD13A5"/>
    <w:rsid w:val="00DD67AC"/>
    <w:rsid w:val="00DD760D"/>
    <w:rsid w:val="00DE1AEC"/>
    <w:rsid w:val="00DE59B2"/>
    <w:rsid w:val="00DE7780"/>
    <w:rsid w:val="00DF7F2C"/>
    <w:rsid w:val="00E05517"/>
    <w:rsid w:val="00E13478"/>
    <w:rsid w:val="00E13BE1"/>
    <w:rsid w:val="00E15C5E"/>
    <w:rsid w:val="00E1645F"/>
    <w:rsid w:val="00E205BB"/>
    <w:rsid w:val="00E36B7A"/>
    <w:rsid w:val="00E4079E"/>
    <w:rsid w:val="00E4183D"/>
    <w:rsid w:val="00E41B91"/>
    <w:rsid w:val="00E51E4B"/>
    <w:rsid w:val="00E52AB2"/>
    <w:rsid w:val="00E53B42"/>
    <w:rsid w:val="00E55A9C"/>
    <w:rsid w:val="00E57BC1"/>
    <w:rsid w:val="00E6673F"/>
    <w:rsid w:val="00E7062C"/>
    <w:rsid w:val="00E77929"/>
    <w:rsid w:val="00E84055"/>
    <w:rsid w:val="00E865CD"/>
    <w:rsid w:val="00E945BB"/>
    <w:rsid w:val="00EA2C7F"/>
    <w:rsid w:val="00EA3BE2"/>
    <w:rsid w:val="00EA46B6"/>
    <w:rsid w:val="00EA47BF"/>
    <w:rsid w:val="00EB6866"/>
    <w:rsid w:val="00EC36D1"/>
    <w:rsid w:val="00EC41FD"/>
    <w:rsid w:val="00ED25DC"/>
    <w:rsid w:val="00ED2B93"/>
    <w:rsid w:val="00EE49E6"/>
    <w:rsid w:val="00EE7912"/>
    <w:rsid w:val="00EF7CC9"/>
    <w:rsid w:val="00F06606"/>
    <w:rsid w:val="00F06879"/>
    <w:rsid w:val="00F11012"/>
    <w:rsid w:val="00F25E77"/>
    <w:rsid w:val="00F26834"/>
    <w:rsid w:val="00F26836"/>
    <w:rsid w:val="00F33CFA"/>
    <w:rsid w:val="00F3660C"/>
    <w:rsid w:val="00F45DD4"/>
    <w:rsid w:val="00F530B8"/>
    <w:rsid w:val="00F5579A"/>
    <w:rsid w:val="00F6321F"/>
    <w:rsid w:val="00F64483"/>
    <w:rsid w:val="00F6714F"/>
    <w:rsid w:val="00F70511"/>
    <w:rsid w:val="00F70973"/>
    <w:rsid w:val="00F732D1"/>
    <w:rsid w:val="00F80007"/>
    <w:rsid w:val="00F86545"/>
    <w:rsid w:val="00F87DF6"/>
    <w:rsid w:val="00F97F83"/>
    <w:rsid w:val="00FA2B77"/>
    <w:rsid w:val="00FA362B"/>
    <w:rsid w:val="00FA55FF"/>
    <w:rsid w:val="00FA7024"/>
    <w:rsid w:val="00FB06FD"/>
    <w:rsid w:val="00FB4614"/>
    <w:rsid w:val="00FB4C7F"/>
    <w:rsid w:val="00FB7D78"/>
    <w:rsid w:val="00FB7E60"/>
    <w:rsid w:val="00FC69FD"/>
    <w:rsid w:val="00FC7274"/>
    <w:rsid w:val="00FC7A8E"/>
    <w:rsid w:val="00FD2735"/>
    <w:rsid w:val="00FD34C5"/>
    <w:rsid w:val="00FD673F"/>
    <w:rsid w:val="00FE1458"/>
    <w:rsid w:val="00FE6274"/>
    <w:rsid w:val="00FE6885"/>
    <w:rsid w:val="00FF1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ECA4"/>
  <w15:chartTrackingRefBased/>
  <w15:docId w15:val="{B6F7C82E-376E-4DA0-8E11-8CEEFAE17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DEF"/>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8158D"/>
    <w:rPr>
      <w:sz w:val="16"/>
      <w:szCs w:val="16"/>
    </w:rPr>
  </w:style>
  <w:style w:type="paragraph" w:styleId="CommentText">
    <w:name w:val="annotation text"/>
    <w:basedOn w:val="Normal"/>
    <w:link w:val="CommentTextChar"/>
    <w:uiPriority w:val="99"/>
    <w:unhideWhenUsed/>
    <w:rsid w:val="00C8158D"/>
    <w:pPr>
      <w:spacing w:line="240" w:lineRule="auto"/>
    </w:pPr>
    <w:rPr>
      <w:sz w:val="20"/>
      <w:szCs w:val="20"/>
    </w:rPr>
  </w:style>
  <w:style w:type="character" w:customStyle="1" w:styleId="CommentTextChar">
    <w:name w:val="Comment Text Char"/>
    <w:basedOn w:val="DefaultParagraphFont"/>
    <w:link w:val="CommentText"/>
    <w:uiPriority w:val="99"/>
    <w:rsid w:val="00C8158D"/>
    <w:rPr>
      <w:sz w:val="20"/>
      <w:szCs w:val="20"/>
    </w:rPr>
  </w:style>
  <w:style w:type="paragraph" w:styleId="CommentSubject">
    <w:name w:val="annotation subject"/>
    <w:basedOn w:val="CommentText"/>
    <w:next w:val="CommentText"/>
    <w:link w:val="CommentSubjectChar"/>
    <w:uiPriority w:val="99"/>
    <w:semiHidden/>
    <w:unhideWhenUsed/>
    <w:rsid w:val="00C8158D"/>
    <w:rPr>
      <w:b/>
      <w:bCs/>
    </w:rPr>
  </w:style>
  <w:style w:type="character" w:customStyle="1" w:styleId="CommentSubjectChar">
    <w:name w:val="Comment Subject Char"/>
    <w:basedOn w:val="CommentTextChar"/>
    <w:link w:val="CommentSubject"/>
    <w:uiPriority w:val="99"/>
    <w:semiHidden/>
    <w:rsid w:val="00C8158D"/>
    <w:rPr>
      <w:b/>
      <w:bCs/>
      <w:sz w:val="20"/>
      <w:szCs w:val="20"/>
    </w:rPr>
  </w:style>
  <w:style w:type="paragraph" w:styleId="Header">
    <w:name w:val="header"/>
    <w:basedOn w:val="Normal"/>
    <w:link w:val="HeaderChar"/>
    <w:uiPriority w:val="99"/>
    <w:unhideWhenUsed/>
    <w:rsid w:val="00760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7F6"/>
    <w:rPr>
      <w:sz w:val="24"/>
    </w:rPr>
  </w:style>
  <w:style w:type="paragraph" w:styleId="Footer">
    <w:name w:val="footer"/>
    <w:basedOn w:val="Normal"/>
    <w:link w:val="FooterChar"/>
    <w:uiPriority w:val="99"/>
    <w:unhideWhenUsed/>
    <w:rsid w:val="00760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7F6"/>
    <w:rPr>
      <w:sz w:val="24"/>
    </w:rPr>
  </w:style>
  <w:style w:type="paragraph" w:styleId="Revision">
    <w:name w:val="Revision"/>
    <w:hidden/>
    <w:uiPriority w:val="99"/>
    <w:semiHidden/>
    <w:rsid w:val="0042502D"/>
    <w:pPr>
      <w:spacing w:after="0" w:line="240" w:lineRule="auto"/>
    </w:pPr>
    <w:rPr>
      <w:sz w:val="24"/>
    </w:rPr>
  </w:style>
  <w:style w:type="character" w:styleId="LineNumber">
    <w:name w:val="line number"/>
    <w:basedOn w:val="DefaultParagraphFont"/>
    <w:uiPriority w:val="99"/>
    <w:semiHidden/>
    <w:unhideWhenUsed/>
    <w:rsid w:val="00F26834"/>
  </w:style>
  <w:style w:type="character" w:styleId="Hyperlink">
    <w:name w:val="Hyperlink"/>
    <w:basedOn w:val="DefaultParagraphFont"/>
    <w:uiPriority w:val="99"/>
    <w:unhideWhenUsed/>
    <w:rsid w:val="005D760C"/>
    <w:rPr>
      <w:color w:val="0563C1" w:themeColor="hyperlink"/>
      <w:u w:val="single"/>
    </w:rPr>
  </w:style>
  <w:style w:type="character" w:styleId="UnresolvedMention">
    <w:name w:val="Unresolved Mention"/>
    <w:basedOn w:val="DefaultParagraphFont"/>
    <w:uiPriority w:val="99"/>
    <w:semiHidden/>
    <w:unhideWhenUsed/>
    <w:rsid w:val="005D7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51744">
      <w:bodyDiv w:val="1"/>
      <w:marLeft w:val="0"/>
      <w:marRight w:val="0"/>
      <w:marTop w:val="0"/>
      <w:marBottom w:val="0"/>
      <w:divBdr>
        <w:top w:val="none" w:sz="0" w:space="0" w:color="auto"/>
        <w:left w:val="none" w:sz="0" w:space="0" w:color="auto"/>
        <w:bottom w:val="none" w:sz="0" w:space="0" w:color="auto"/>
        <w:right w:val="none" w:sz="0" w:space="0" w:color="auto"/>
      </w:divBdr>
      <w:divsChild>
        <w:div w:id="1303585554">
          <w:marLeft w:val="480"/>
          <w:marRight w:val="0"/>
          <w:marTop w:val="0"/>
          <w:marBottom w:val="0"/>
          <w:divBdr>
            <w:top w:val="none" w:sz="0" w:space="0" w:color="auto"/>
            <w:left w:val="none" w:sz="0" w:space="0" w:color="auto"/>
            <w:bottom w:val="none" w:sz="0" w:space="0" w:color="auto"/>
            <w:right w:val="none" w:sz="0" w:space="0" w:color="auto"/>
          </w:divBdr>
          <w:divsChild>
            <w:div w:id="1794904040">
              <w:marLeft w:val="0"/>
              <w:marRight w:val="0"/>
              <w:marTop w:val="0"/>
              <w:marBottom w:val="0"/>
              <w:divBdr>
                <w:top w:val="none" w:sz="0" w:space="0" w:color="auto"/>
                <w:left w:val="none" w:sz="0" w:space="0" w:color="auto"/>
                <w:bottom w:val="none" w:sz="0" w:space="0" w:color="auto"/>
                <w:right w:val="none" w:sz="0" w:space="0" w:color="auto"/>
              </w:divBdr>
            </w:div>
            <w:div w:id="1446995956">
              <w:marLeft w:val="0"/>
              <w:marRight w:val="0"/>
              <w:marTop w:val="0"/>
              <w:marBottom w:val="0"/>
              <w:divBdr>
                <w:top w:val="none" w:sz="0" w:space="0" w:color="auto"/>
                <w:left w:val="none" w:sz="0" w:space="0" w:color="auto"/>
                <w:bottom w:val="none" w:sz="0" w:space="0" w:color="auto"/>
                <w:right w:val="none" w:sz="0" w:space="0" w:color="auto"/>
              </w:divBdr>
            </w:div>
            <w:div w:id="261694038">
              <w:marLeft w:val="0"/>
              <w:marRight w:val="0"/>
              <w:marTop w:val="0"/>
              <w:marBottom w:val="0"/>
              <w:divBdr>
                <w:top w:val="none" w:sz="0" w:space="0" w:color="auto"/>
                <w:left w:val="none" w:sz="0" w:space="0" w:color="auto"/>
                <w:bottom w:val="none" w:sz="0" w:space="0" w:color="auto"/>
                <w:right w:val="none" w:sz="0" w:space="0" w:color="auto"/>
              </w:divBdr>
            </w:div>
            <w:div w:id="1499997083">
              <w:marLeft w:val="0"/>
              <w:marRight w:val="0"/>
              <w:marTop w:val="0"/>
              <w:marBottom w:val="0"/>
              <w:divBdr>
                <w:top w:val="none" w:sz="0" w:space="0" w:color="auto"/>
                <w:left w:val="none" w:sz="0" w:space="0" w:color="auto"/>
                <w:bottom w:val="none" w:sz="0" w:space="0" w:color="auto"/>
                <w:right w:val="none" w:sz="0" w:space="0" w:color="auto"/>
              </w:divBdr>
            </w:div>
            <w:div w:id="120268893">
              <w:marLeft w:val="0"/>
              <w:marRight w:val="0"/>
              <w:marTop w:val="0"/>
              <w:marBottom w:val="0"/>
              <w:divBdr>
                <w:top w:val="none" w:sz="0" w:space="0" w:color="auto"/>
                <w:left w:val="none" w:sz="0" w:space="0" w:color="auto"/>
                <w:bottom w:val="none" w:sz="0" w:space="0" w:color="auto"/>
                <w:right w:val="none" w:sz="0" w:space="0" w:color="auto"/>
              </w:divBdr>
            </w:div>
            <w:div w:id="290090365">
              <w:marLeft w:val="0"/>
              <w:marRight w:val="0"/>
              <w:marTop w:val="0"/>
              <w:marBottom w:val="0"/>
              <w:divBdr>
                <w:top w:val="none" w:sz="0" w:space="0" w:color="auto"/>
                <w:left w:val="none" w:sz="0" w:space="0" w:color="auto"/>
                <w:bottom w:val="none" w:sz="0" w:space="0" w:color="auto"/>
                <w:right w:val="none" w:sz="0" w:space="0" w:color="auto"/>
              </w:divBdr>
            </w:div>
            <w:div w:id="13502770">
              <w:marLeft w:val="0"/>
              <w:marRight w:val="0"/>
              <w:marTop w:val="0"/>
              <w:marBottom w:val="0"/>
              <w:divBdr>
                <w:top w:val="none" w:sz="0" w:space="0" w:color="auto"/>
                <w:left w:val="none" w:sz="0" w:space="0" w:color="auto"/>
                <w:bottom w:val="none" w:sz="0" w:space="0" w:color="auto"/>
                <w:right w:val="none" w:sz="0" w:space="0" w:color="auto"/>
              </w:divBdr>
            </w:div>
            <w:div w:id="1101338445">
              <w:marLeft w:val="0"/>
              <w:marRight w:val="0"/>
              <w:marTop w:val="0"/>
              <w:marBottom w:val="0"/>
              <w:divBdr>
                <w:top w:val="none" w:sz="0" w:space="0" w:color="auto"/>
                <w:left w:val="none" w:sz="0" w:space="0" w:color="auto"/>
                <w:bottom w:val="none" w:sz="0" w:space="0" w:color="auto"/>
                <w:right w:val="none" w:sz="0" w:space="0" w:color="auto"/>
              </w:divBdr>
            </w:div>
            <w:div w:id="2008823007">
              <w:marLeft w:val="0"/>
              <w:marRight w:val="0"/>
              <w:marTop w:val="0"/>
              <w:marBottom w:val="0"/>
              <w:divBdr>
                <w:top w:val="none" w:sz="0" w:space="0" w:color="auto"/>
                <w:left w:val="none" w:sz="0" w:space="0" w:color="auto"/>
                <w:bottom w:val="none" w:sz="0" w:space="0" w:color="auto"/>
                <w:right w:val="none" w:sz="0" w:space="0" w:color="auto"/>
              </w:divBdr>
            </w:div>
            <w:div w:id="1796606680">
              <w:marLeft w:val="0"/>
              <w:marRight w:val="0"/>
              <w:marTop w:val="0"/>
              <w:marBottom w:val="0"/>
              <w:divBdr>
                <w:top w:val="none" w:sz="0" w:space="0" w:color="auto"/>
                <w:left w:val="none" w:sz="0" w:space="0" w:color="auto"/>
                <w:bottom w:val="none" w:sz="0" w:space="0" w:color="auto"/>
                <w:right w:val="none" w:sz="0" w:space="0" w:color="auto"/>
              </w:divBdr>
            </w:div>
            <w:div w:id="498159156">
              <w:marLeft w:val="0"/>
              <w:marRight w:val="0"/>
              <w:marTop w:val="0"/>
              <w:marBottom w:val="0"/>
              <w:divBdr>
                <w:top w:val="none" w:sz="0" w:space="0" w:color="auto"/>
                <w:left w:val="none" w:sz="0" w:space="0" w:color="auto"/>
                <w:bottom w:val="none" w:sz="0" w:space="0" w:color="auto"/>
                <w:right w:val="none" w:sz="0" w:space="0" w:color="auto"/>
              </w:divBdr>
            </w:div>
            <w:div w:id="906840869">
              <w:marLeft w:val="0"/>
              <w:marRight w:val="0"/>
              <w:marTop w:val="0"/>
              <w:marBottom w:val="0"/>
              <w:divBdr>
                <w:top w:val="none" w:sz="0" w:space="0" w:color="auto"/>
                <w:left w:val="none" w:sz="0" w:space="0" w:color="auto"/>
                <w:bottom w:val="none" w:sz="0" w:space="0" w:color="auto"/>
                <w:right w:val="none" w:sz="0" w:space="0" w:color="auto"/>
              </w:divBdr>
            </w:div>
            <w:div w:id="1865096304">
              <w:marLeft w:val="0"/>
              <w:marRight w:val="0"/>
              <w:marTop w:val="0"/>
              <w:marBottom w:val="0"/>
              <w:divBdr>
                <w:top w:val="none" w:sz="0" w:space="0" w:color="auto"/>
                <w:left w:val="none" w:sz="0" w:space="0" w:color="auto"/>
                <w:bottom w:val="none" w:sz="0" w:space="0" w:color="auto"/>
                <w:right w:val="none" w:sz="0" w:space="0" w:color="auto"/>
              </w:divBdr>
            </w:div>
            <w:div w:id="2146698002">
              <w:marLeft w:val="0"/>
              <w:marRight w:val="0"/>
              <w:marTop w:val="0"/>
              <w:marBottom w:val="0"/>
              <w:divBdr>
                <w:top w:val="none" w:sz="0" w:space="0" w:color="auto"/>
                <w:left w:val="none" w:sz="0" w:space="0" w:color="auto"/>
                <w:bottom w:val="none" w:sz="0" w:space="0" w:color="auto"/>
                <w:right w:val="none" w:sz="0" w:space="0" w:color="auto"/>
              </w:divBdr>
            </w:div>
            <w:div w:id="1368019448">
              <w:marLeft w:val="0"/>
              <w:marRight w:val="0"/>
              <w:marTop w:val="0"/>
              <w:marBottom w:val="0"/>
              <w:divBdr>
                <w:top w:val="none" w:sz="0" w:space="0" w:color="auto"/>
                <w:left w:val="none" w:sz="0" w:space="0" w:color="auto"/>
                <w:bottom w:val="none" w:sz="0" w:space="0" w:color="auto"/>
                <w:right w:val="none" w:sz="0" w:space="0" w:color="auto"/>
              </w:divBdr>
            </w:div>
            <w:div w:id="868227016">
              <w:marLeft w:val="0"/>
              <w:marRight w:val="0"/>
              <w:marTop w:val="0"/>
              <w:marBottom w:val="0"/>
              <w:divBdr>
                <w:top w:val="none" w:sz="0" w:space="0" w:color="auto"/>
                <w:left w:val="none" w:sz="0" w:space="0" w:color="auto"/>
                <w:bottom w:val="none" w:sz="0" w:space="0" w:color="auto"/>
                <w:right w:val="none" w:sz="0" w:space="0" w:color="auto"/>
              </w:divBdr>
            </w:div>
            <w:div w:id="1500199165">
              <w:marLeft w:val="0"/>
              <w:marRight w:val="0"/>
              <w:marTop w:val="0"/>
              <w:marBottom w:val="0"/>
              <w:divBdr>
                <w:top w:val="none" w:sz="0" w:space="0" w:color="auto"/>
                <w:left w:val="none" w:sz="0" w:space="0" w:color="auto"/>
                <w:bottom w:val="none" w:sz="0" w:space="0" w:color="auto"/>
                <w:right w:val="none" w:sz="0" w:space="0" w:color="auto"/>
              </w:divBdr>
            </w:div>
            <w:div w:id="1257127804">
              <w:marLeft w:val="0"/>
              <w:marRight w:val="0"/>
              <w:marTop w:val="0"/>
              <w:marBottom w:val="0"/>
              <w:divBdr>
                <w:top w:val="none" w:sz="0" w:space="0" w:color="auto"/>
                <w:left w:val="none" w:sz="0" w:space="0" w:color="auto"/>
                <w:bottom w:val="none" w:sz="0" w:space="0" w:color="auto"/>
                <w:right w:val="none" w:sz="0" w:space="0" w:color="auto"/>
              </w:divBdr>
            </w:div>
            <w:div w:id="65348703">
              <w:marLeft w:val="0"/>
              <w:marRight w:val="0"/>
              <w:marTop w:val="0"/>
              <w:marBottom w:val="0"/>
              <w:divBdr>
                <w:top w:val="none" w:sz="0" w:space="0" w:color="auto"/>
                <w:left w:val="none" w:sz="0" w:space="0" w:color="auto"/>
                <w:bottom w:val="none" w:sz="0" w:space="0" w:color="auto"/>
                <w:right w:val="none" w:sz="0" w:space="0" w:color="auto"/>
              </w:divBdr>
            </w:div>
            <w:div w:id="1367681754">
              <w:marLeft w:val="0"/>
              <w:marRight w:val="0"/>
              <w:marTop w:val="0"/>
              <w:marBottom w:val="0"/>
              <w:divBdr>
                <w:top w:val="none" w:sz="0" w:space="0" w:color="auto"/>
                <w:left w:val="none" w:sz="0" w:space="0" w:color="auto"/>
                <w:bottom w:val="none" w:sz="0" w:space="0" w:color="auto"/>
                <w:right w:val="none" w:sz="0" w:space="0" w:color="auto"/>
              </w:divBdr>
            </w:div>
            <w:div w:id="33627835">
              <w:marLeft w:val="0"/>
              <w:marRight w:val="0"/>
              <w:marTop w:val="0"/>
              <w:marBottom w:val="0"/>
              <w:divBdr>
                <w:top w:val="none" w:sz="0" w:space="0" w:color="auto"/>
                <w:left w:val="none" w:sz="0" w:space="0" w:color="auto"/>
                <w:bottom w:val="none" w:sz="0" w:space="0" w:color="auto"/>
                <w:right w:val="none" w:sz="0" w:space="0" w:color="auto"/>
              </w:divBdr>
            </w:div>
            <w:div w:id="1807355393">
              <w:marLeft w:val="0"/>
              <w:marRight w:val="0"/>
              <w:marTop w:val="0"/>
              <w:marBottom w:val="0"/>
              <w:divBdr>
                <w:top w:val="none" w:sz="0" w:space="0" w:color="auto"/>
                <w:left w:val="none" w:sz="0" w:space="0" w:color="auto"/>
                <w:bottom w:val="none" w:sz="0" w:space="0" w:color="auto"/>
                <w:right w:val="none" w:sz="0" w:space="0" w:color="auto"/>
              </w:divBdr>
            </w:div>
            <w:div w:id="962228957">
              <w:marLeft w:val="0"/>
              <w:marRight w:val="0"/>
              <w:marTop w:val="0"/>
              <w:marBottom w:val="0"/>
              <w:divBdr>
                <w:top w:val="none" w:sz="0" w:space="0" w:color="auto"/>
                <w:left w:val="none" w:sz="0" w:space="0" w:color="auto"/>
                <w:bottom w:val="none" w:sz="0" w:space="0" w:color="auto"/>
                <w:right w:val="none" w:sz="0" w:space="0" w:color="auto"/>
              </w:divBdr>
            </w:div>
            <w:div w:id="1016157476">
              <w:marLeft w:val="0"/>
              <w:marRight w:val="0"/>
              <w:marTop w:val="0"/>
              <w:marBottom w:val="0"/>
              <w:divBdr>
                <w:top w:val="none" w:sz="0" w:space="0" w:color="auto"/>
                <w:left w:val="none" w:sz="0" w:space="0" w:color="auto"/>
                <w:bottom w:val="none" w:sz="0" w:space="0" w:color="auto"/>
                <w:right w:val="none" w:sz="0" w:space="0" w:color="auto"/>
              </w:divBdr>
            </w:div>
            <w:div w:id="1852331377">
              <w:marLeft w:val="0"/>
              <w:marRight w:val="0"/>
              <w:marTop w:val="0"/>
              <w:marBottom w:val="0"/>
              <w:divBdr>
                <w:top w:val="none" w:sz="0" w:space="0" w:color="auto"/>
                <w:left w:val="none" w:sz="0" w:space="0" w:color="auto"/>
                <w:bottom w:val="none" w:sz="0" w:space="0" w:color="auto"/>
                <w:right w:val="none" w:sz="0" w:space="0" w:color="auto"/>
              </w:divBdr>
            </w:div>
            <w:div w:id="1946646309">
              <w:marLeft w:val="0"/>
              <w:marRight w:val="0"/>
              <w:marTop w:val="0"/>
              <w:marBottom w:val="0"/>
              <w:divBdr>
                <w:top w:val="none" w:sz="0" w:space="0" w:color="auto"/>
                <w:left w:val="none" w:sz="0" w:space="0" w:color="auto"/>
                <w:bottom w:val="none" w:sz="0" w:space="0" w:color="auto"/>
                <w:right w:val="none" w:sz="0" w:space="0" w:color="auto"/>
              </w:divBdr>
            </w:div>
            <w:div w:id="2120878386">
              <w:marLeft w:val="0"/>
              <w:marRight w:val="0"/>
              <w:marTop w:val="0"/>
              <w:marBottom w:val="0"/>
              <w:divBdr>
                <w:top w:val="none" w:sz="0" w:space="0" w:color="auto"/>
                <w:left w:val="none" w:sz="0" w:space="0" w:color="auto"/>
                <w:bottom w:val="none" w:sz="0" w:space="0" w:color="auto"/>
                <w:right w:val="none" w:sz="0" w:space="0" w:color="auto"/>
              </w:divBdr>
            </w:div>
            <w:div w:id="1394542019">
              <w:marLeft w:val="0"/>
              <w:marRight w:val="0"/>
              <w:marTop w:val="0"/>
              <w:marBottom w:val="0"/>
              <w:divBdr>
                <w:top w:val="none" w:sz="0" w:space="0" w:color="auto"/>
                <w:left w:val="none" w:sz="0" w:space="0" w:color="auto"/>
                <w:bottom w:val="none" w:sz="0" w:space="0" w:color="auto"/>
                <w:right w:val="none" w:sz="0" w:space="0" w:color="auto"/>
              </w:divBdr>
            </w:div>
            <w:div w:id="341974008">
              <w:marLeft w:val="0"/>
              <w:marRight w:val="0"/>
              <w:marTop w:val="0"/>
              <w:marBottom w:val="0"/>
              <w:divBdr>
                <w:top w:val="none" w:sz="0" w:space="0" w:color="auto"/>
                <w:left w:val="none" w:sz="0" w:space="0" w:color="auto"/>
                <w:bottom w:val="none" w:sz="0" w:space="0" w:color="auto"/>
                <w:right w:val="none" w:sz="0" w:space="0" w:color="auto"/>
              </w:divBdr>
            </w:div>
            <w:div w:id="204775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D425553-3B73-44D5-95F8-128F3351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10</Pages>
  <Words>7603</Words>
  <Characters>43338</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Caralee</dc:creator>
  <cp:keywords/>
  <dc:description/>
  <cp:lastModifiedBy>Shepard, Caralee A.</cp:lastModifiedBy>
  <cp:revision>5</cp:revision>
  <dcterms:created xsi:type="dcterms:W3CDTF">2023-01-20T15:45:00Z</dcterms:created>
  <dcterms:modified xsi:type="dcterms:W3CDTF">2023-01-24T19:08:00Z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85672b96-97f2-3cb2-b98f-991da29f0cf3</vt:lpwstr>
  </property>
  <property fmtid="{D5CDD505-2E9C-101B-9397-08002B2CF9AE}" pid="4" name="ZOTERO_PREF_1">
    <vt:lpwstr>&lt;data data-version="3" zotero-version="6.0.20"&gt;&lt;session id="2UnZnFeU"/&gt;&lt;style id="http://www.zotero.org/styles/annals-of-the-entomological-society-of-america" hasBibliography="1" bibliographyStyleHasBeenSet="0"/&gt;&lt;prefs&gt;&lt;pref name="fieldType" value="Field"</vt:lpwstr>
  </property>
  <property fmtid="{D5CDD505-2E9C-101B-9397-08002B2CF9AE}" pid="5" name="ZOTERO_PREF_2">
    <vt:lpwstr>/&gt;&lt;pref name="automaticJournalAbbreviations" value="true"/&gt;&lt;/prefs&gt;&lt;/data&gt;</vt:lpwstr>
  </property>
</Properties>
</file>