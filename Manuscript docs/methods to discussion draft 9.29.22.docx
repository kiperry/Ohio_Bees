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F310A4" w14:textId="3BA2DAB5" w:rsidR="00D410E5" w:rsidRDefault="00D410E5" w:rsidP="00F26834">
      <w:pPr>
        <w:spacing w:line="480" w:lineRule="auto"/>
        <w:rPr>
          <w:rFonts w:ascii="Times New Roman" w:hAnsi="Times New Roman" w:cs="Times New Roman"/>
          <w:b/>
          <w:bCs/>
          <w:szCs w:val="24"/>
        </w:rPr>
      </w:pPr>
      <w:ins w:id="0" w:author="Gardiner, Mary" w:date="2022-09-13T07:16:00Z">
        <w:r>
          <w:rPr>
            <w:rFonts w:ascii="Times New Roman" w:hAnsi="Times New Roman" w:cs="Times New Roman"/>
            <w:b/>
            <w:bCs/>
            <w:szCs w:val="24"/>
          </w:rPr>
          <w:t xml:space="preserve">Please use TNR for papers, double space. Make separate files for table and figures so I can double screen them when reviewing results. Thank you! </w:t>
        </w:r>
      </w:ins>
    </w:p>
    <w:p w14:paraId="732BDF2E" w14:textId="77777777" w:rsidR="00D410E5" w:rsidRDefault="00D410E5" w:rsidP="00F26834">
      <w:pPr>
        <w:spacing w:line="480" w:lineRule="auto"/>
        <w:rPr>
          <w:rFonts w:ascii="Times New Roman" w:hAnsi="Times New Roman" w:cs="Times New Roman"/>
          <w:b/>
          <w:bCs/>
          <w:szCs w:val="24"/>
        </w:rPr>
      </w:pPr>
    </w:p>
    <w:p w14:paraId="504DB6A6" w14:textId="4591530C" w:rsidR="00EE7912" w:rsidRPr="00D410E5" w:rsidRDefault="00EE7912" w:rsidP="00F26834">
      <w:pPr>
        <w:spacing w:line="480" w:lineRule="auto"/>
        <w:rPr>
          <w:rFonts w:ascii="Times New Roman" w:hAnsi="Times New Roman" w:cs="Times New Roman"/>
          <w:b/>
          <w:bCs/>
          <w:szCs w:val="24"/>
        </w:rPr>
      </w:pPr>
      <w:r w:rsidRPr="00D410E5">
        <w:rPr>
          <w:rFonts w:ascii="Times New Roman" w:hAnsi="Times New Roman" w:cs="Times New Roman"/>
          <w:b/>
          <w:bCs/>
          <w:szCs w:val="24"/>
        </w:rPr>
        <w:t>I wrote this as a possible starting point for the discussion, but I think it belongs more here</w:t>
      </w:r>
    </w:p>
    <w:p w14:paraId="065A10AE" w14:textId="20CD08F7" w:rsidR="00EE7912" w:rsidRPr="00D410E5" w:rsidRDefault="00EE7912" w:rsidP="00F26834">
      <w:pPr>
        <w:spacing w:line="480" w:lineRule="auto"/>
        <w:rPr>
          <w:rFonts w:ascii="Times New Roman" w:hAnsi="Times New Roman" w:cs="Times New Roman"/>
          <w:szCs w:val="24"/>
          <w:rPrChange w:id="1" w:author="Shepard, Caralee A." w:date="2022-07-26T11:22:00Z">
            <w:rPr>
              <w:b/>
              <w:bCs/>
            </w:rPr>
          </w:rPrChange>
        </w:rPr>
      </w:pPr>
      <w:r w:rsidRPr="00D410E5">
        <w:rPr>
          <w:rFonts w:ascii="Times New Roman" w:hAnsi="Times New Roman" w:cs="Times New Roman"/>
          <w:szCs w:val="24"/>
        </w:rPr>
        <w:t xml:space="preserve">Legacy cities present unique opportunities for urban bee conservation, with increasing portions of vacant land which could act as urban green space (UGS) and potential habitats </w:t>
      </w:r>
      <w:r w:rsidR="009A223A" w:rsidRPr="00D410E5">
        <w:rPr>
          <w:rFonts w:ascii="Times New Roman" w:hAnsi="Times New Roman" w:cs="Times New Roman"/>
          <w:szCs w:val="24"/>
        </w:rPr>
        <w:fldChar w:fldCharType="begin"/>
      </w:r>
      <w:r w:rsidR="005D0BA9" w:rsidRPr="00D410E5">
        <w:rPr>
          <w:rFonts w:ascii="Times New Roman" w:hAnsi="Times New Roman" w:cs="Times New Roman"/>
          <w:szCs w:val="24"/>
        </w:rPr>
        <w:instrText xml:space="preserve"> ADDIN ZOTERO_ITEM CSL_CITATION {"citationID":"jDvrlUDT","properties":{"formattedCitation":"(Gardiner et al. 2013)","plainCitation":"(Gardiner et al. 2013)","noteIndex":0},"citationItems":[{"id":880,"uris":["http://zotero.org/users/5582488/items/VEV86YJE"],"itemData":{"id":880,"type":"article-journal","abstract":"The expansion of urban areas is occurring globally, but not all city neighborhoods are gaining population. Because of economic decline and the recent foreclosure crisis, many U.S. cities are demolishing abandoned residential structures to create parcels of vacant land. In some cities, weak housing markets have, or will likely, recover in the near term, and these parcels will be redeveloped. However, in other cities, large numbers of abandoned parcels have no significant market value and no likelihood of near-term redevelopment. The creation of these vacated green spaces could offer opportunities to preserve declining species, restore ecosystem functions, and support diverse ecosystem services. Arthropods are an important indicator of the ability of urban vacant land to serve multiple functions, from conservation to food production. Across Europe, vacant lands have been found to support a diversity of rare species, and similar examinations of arthropods within this habitat are underway in the United States. In addition, using vacant land as a resource for local food production is growing rapidly worldwide. Arthropods play key roles in the sustainability of food production in cities, and land conversion to farming has been found to influence their community composition and function. A greater focus on quantifying the current ecological value of vacant land and further assessment of how changes in its ecosystem management affect biodiversity and ecosystem processes is clearly needed. Herein, we specifically focus on the role of arthropods in addressing these priorities to advance our ecological understanding of the functional role of vacant land habitats in cities.","container-title":"Environmental Entomology","DOI":"10.1603/EN12275","ISSN":"0046-225X","issue":"6","journalAbbreviation":"Environmental Entomology","page":"1123-1136","source":"Silverchair","title":"The Value of Urban Vacant Land to Support Arthropod Biodiversity and Ecosystem Services","volume":"42","author":[{"family":"Gardiner","given":"Mary M."},{"family":"Burkman","given":"Caitlin E."},{"family":"Prajzner","given":"Scott P."}],"issued":{"date-parts":[["2013",12,1]]}}}],"schema":"https://github.com/citation-style-language/schema/raw/master/csl-citation.json"} </w:instrText>
      </w:r>
      <w:r w:rsidR="009A223A" w:rsidRPr="00D410E5">
        <w:rPr>
          <w:rFonts w:ascii="Times New Roman" w:hAnsi="Times New Roman" w:cs="Times New Roman"/>
          <w:szCs w:val="24"/>
        </w:rPr>
        <w:fldChar w:fldCharType="separate"/>
      </w:r>
      <w:r w:rsidR="005D0BA9" w:rsidRPr="00D410E5">
        <w:rPr>
          <w:rFonts w:ascii="Times New Roman" w:hAnsi="Times New Roman" w:cs="Times New Roman"/>
          <w:szCs w:val="24"/>
        </w:rPr>
        <w:t>(Gardiner et al. 2013)</w:t>
      </w:r>
      <w:r w:rsidR="009A223A" w:rsidRPr="00D410E5">
        <w:rPr>
          <w:rFonts w:ascii="Times New Roman" w:hAnsi="Times New Roman" w:cs="Times New Roman"/>
          <w:szCs w:val="24"/>
        </w:rPr>
        <w:fldChar w:fldCharType="end"/>
      </w:r>
      <w:r w:rsidRPr="00D410E5">
        <w:rPr>
          <w:rFonts w:ascii="Times New Roman" w:hAnsi="Times New Roman" w:cs="Times New Roman"/>
          <w:szCs w:val="24"/>
        </w:rPr>
        <w:t>. Urbanization has been well documented in literature to affect the composition of bee communities</w:t>
      </w:r>
      <w:ins w:id="2" w:author="Shepard, Caralee A." w:date="2022-09-02T11:24:00Z">
        <w:r w:rsidR="005D0BA9" w:rsidRPr="00D410E5">
          <w:rPr>
            <w:rFonts w:ascii="Times New Roman" w:hAnsi="Times New Roman" w:cs="Times New Roman"/>
            <w:szCs w:val="24"/>
          </w:rPr>
          <w:t xml:space="preserve"> </w:t>
        </w:r>
      </w:ins>
      <w:r w:rsidR="005D0BA9" w:rsidRPr="00D410E5">
        <w:rPr>
          <w:rFonts w:ascii="Times New Roman" w:hAnsi="Times New Roman" w:cs="Times New Roman"/>
          <w:szCs w:val="24"/>
        </w:rPr>
        <w:fldChar w:fldCharType="begin"/>
      </w:r>
      <w:r w:rsidR="005D0BA9" w:rsidRPr="00D410E5">
        <w:rPr>
          <w:rFonts w:ascii="Times New Roman" w:hAnsi="Times New Roman" w:cs="Times New Roman"/>
          <w:szCs w:val="24"/>
        </w:rPr>
        <w:instrText xml:space="preserve"> ADDIN ZOTERO_ITEM CSL_CITATION {"citationID":"uxOZvlIG","properties":{"formattedCitation":"(Wilson and Jamieson 2019, Ayers and Rehan 2021, Turo and Gardiner 2021)","plainCitation":"(Wilson and Jamieson 2019, Ayers and Rehan 2021, Turo and Gardiner 2021)","noteIndex":0},"citationItems":[{"id":229,"uris":["http://zotero.org/users/5582488/items/BR645RTC"],"itemData":{"id":229,"type":"article-journal","abstract":"Urbanization is a major anthropogenic driver of decline for ecologically and economically important taxa including bees. Despite their generally negative impact on pollinators, cities can display a surprising degree of biodiversity compared to other landscapes. The pollinating communities found within these environments, however, tend to be filtered by interacting local and landscape features that comprise the urban matrix. Landscape and local features exert variable influence on pollinators within and across taxa, which ultimately affects community composition in such a way that contributes to functional trait homogenization and reduced phylogenetic diversity. Although previous results are not easily generalizable, bees and pollinators displaying functional trait characteristics such as polylectic diet, cavity-nesting behavior, and later emergence appear most abundant across different examined cities. To preserve particularly vulnerable species, most notably specialists that have become underrepresented within city communities, green spaces like parks and urban gardens have been examined as potential refuges. Such spaces are scattered across the urban matrix and vary in pollinator resource availability. Therefore, ensuring such spaces are optimized for pollinators is imperative. This review examines how urban features affect pollinators in addition to ways these green spaces can be manipulated to promote greater pollinator abundance and diversity.","container-title":"Insects","DOI":"10.3390/insects12020128","ISSN":"2075-4450","issue":"2","language":"en","license":"http://creativecommons.org/licenses/by/3.0/","note":"number: 2\npublisher: Multidisciplinary Digital Publishing Institute","page":"128","source":"www.mdpi.com","title":"Supporting Bees in Cities: How Bees Are Influenced by Local and Landscape Features","title-short":"Supporting Bees in Cities","volume":"12","author":[{"family":"Ayers","given":"Anthony C."},{"family":"Rehan","given":"Sandra M."}],"issued":{"date-parts":[["2021",2]]}}},{"id":810,"uris":["http://zotero.org/users/5582488/items/WT9U6KSI"],"itemData":{"id":810,"type":"article-journal","container-title":"Conservation Biology","DOI":"10.1111/cobi.13753","ISSN":"0888-8892, 1523-1739","issue":"6","journalAbbreviation":"Conservation Biology","language":"en","page":"1755-1765","source":"DOI.org (Crossref)","title":"Effects of urban greenspace configuration and native vegetation on bee and wasp reproduction","volume":"35","author":[{"family":"Turo","given":"Katherine J."},{"family":"Gardiner","given":"Mary M."}],"issued":{"date-parts":[["2021",12]]}}},{"id":156,"uris":["http://zotero.org/users/5582488/items/JXWXNI7U"],"itemData":{"id":156,"type":"article-journal","abstract":"Wild bees are important pollinators in many ecosystems threatened by anthropogenic disturbance. Urban development can reduce and degrade natural habitat for bees and other pollinators. However, some researchers suggest that cities could also provide refuge for bees, given that agricultural intensification may pose a greater risk. In this study, we surveyed bee communities at 15 farms and gardens across an urban-rural gradient in southeastern Michigan, USA to evaluate the effect of urbanization on bees. We examined how floral resources, bee functional traits, temperature, farm size, and the spatial scale of analysis influence bee response to urbanization. We found that urbanization positively affected bee diversity and evenness but had no effect on total abundance or species richness. Additionally, urbanization altered bee community composition via differential effects on bee species and functional groups. More urbanized sites supported a greater number of exotic, above-ground nesting, and solitary bees, but fewer eusocial bees. Blooming plant species richness positively influenced bee species diversity and richness. Furthermore, the amount of available floral resources was positively associated with exotic and eusocial bee abundances. Across sites, nearly 70% of floral resources were provided by exotic plants, most of which are characterized as weedy but not invasive. Our study demonstrates that urbanization can benefit some bee species and negatively impact others. Notably, Bombus and Lasioglossum (Dialictus), were two important pollinator groups negatively affected by urbanization. Our study supports the idea that urban environments can provide valuable habitat for diverse bee communities, but demonstrates that some bees are vulnerable to urbanization. Finally, while our results indicate that increasing the abundance and richness of floral resources could partially compensate for negative effects of urbanization on bees, the effectiveness of such measures may be limited by other factors, such as urban warming.","container-title":"PLoS ONE","DOI":"10.1371/journal.pone.0225852","ISSN":"1932-6203","issue":"12","journalAbbreviation":"PLoS One","note":"PMID: 31790482\nPMCID: PMC6886752","source":"PubMed Central","title":"The effects of urbanization on bee communities depends on floral resource availability and bee functional traits","URL":"https://www.ncbi.nlm.nih.gov/pmc/articles/PMC6886752/","volume":"14","author":[{"family":"Wilson","given":"Caleb J."},{"family":"Jamieson","given":"Mary A."}],"accessed":{"date-parts":[["2020",3,3]]},"issued":{"date-parts":[["2019",12,2]]}}}],"schema":"https://github.com/citation-style-language/schema/raw/master/csl-citation.json"} </w:instrText>
      </w:r>
      <w:r w:rsidR="005D0BA9" w:rsidRPr="00D410E5">
        <w:rPr>
          <w:rFonts w:ascii="Times New Roman" w:hAnsi="Times New Roman" w:cs="Times New Roman"/>
          <w:szCs w:val="24"/>
        </w:rPr>
        <w:fldChar w:fldCharType="separate"/>
      </w:r>
      <w:r w:rsidR="005D0BA9" w:rsidRPr="00D410E5">
        <w:rPr>
          <w:rFonts w:ascii="Times New Roman" w:hAnsi="Times New Roman" w:cs="Times New Roman"/>
          <w:szCs w:val="24"/>
        </w:rPr>
        <w:t>(Wilson and Jamieson 2019, Ayers and Rehan 2021, Turo and Gardiner 2021)</w:t>
      </w:r>
      <w:r w:rsidR="005D0BA9" w:rsidRPr="00D410E5">
        <w:rPr>
          <w:rFonts w:ascii="Times New Roman" w:hAnsi="Times New Roman" w:cs="Times New Roman"/>
          <w:szCs w:val="24"/>
        </w:rPr>
        <w:fldChar w:fldCharType="end"/>
      </w:r>
      <w:r w:rsidRPr="00D410E5">
        <w:rPr>
          <w:rFonts w:ascii="Times New Roman" w:hAnsi="Times New Roman" w:cs="Times New Roman"/>
          <w:szCs w:val="24"/>
        </w:rPr>
        <w:t xml:space="preserve"> though with different conclusions depending on the study </w:t>
      </w:r>
      <w:r w:rsidR="005D0BA9" w:rsidRPr="00D410E5">
        <w:rPr>
          <w:rFonts w:ascii="Times New Roman" w:hAnsi="Times New Roman" w:cs="Times New Roman"/>
          <w:szCs w:val="24"/>
        </w:rPr>
        <w:fldChar w:fldCharType="begin"/>
      </w:r>
      <w:r w:rsidR="005D0BA9" w:rsidRPr="00D410E5">
        <w:rPr>
          <w:rFonts w:ascii="Times New Roman" w:hAnsi="Times New Roman" w:cs="Times New Roman"/>
          <w:szCs w:val="24"/>
        </w:rPr>
        <w:instrText xml:space="preserve"> ADDIN ZOTERO_ITEM CSL_CITATION {"citationID":"m091MaaW","properties":{"formattedCitation":"(Ayers and Rehan 2021)","plainCitation":"(Ayers and Rehan 2021)","noteIndex":0},"citationItems":[{"id":229,"uris":["http://zotero.org/users/5582488/items/BR645RTC"],"itemData":{"id":229,"type":"article-journal","abstract":"Urbanization is a major anthropogenic driver of decline for ecologically and economically important taxa including bees. Despite their generally negative impact on pollinators, cities can display a surprising degree of biodiversity compared to other landscapes. The pollinating communities found within these environments, however, tend to be filtered by interacting local and landscape features that comprise the urban matrix. Landscape and local features exert variable influence on pollinators within and across taxa, which ultimately affects community composition in such a way that contributes to functional trait homogenization and reduced phylogenetic diversity. Although previous results are not easily generalizable, bees and pollinators displaying functional trait characteristics such as polylectic diet, cavity-nesting behavior, and later emergence appear most abundant across different examined cities. To preserve particularly vulnerable species, most notably specialists that have become underrepresented within city communities, green spaces like parks and urban gardens have been examined as potential refuges. Such spaces are scattered across the urban matrix and vary in pollinator resource availability. Therefore, ensuring such spaces are optimized for pollinators is imperative. This review examines how urban features affect pollinators in addition to ways these green spaces can be manipulated to promote greater pollinator abundance and diversity.","container-title":"Insects","DOI":"10.3390/insects12020128","ISSN":"2075-4450","issue":"2","language":"en","license":"http://creativecommons.org/licenses/by/3.0/","note":"number: 2\npublisher: Multidisciplinary Digital Publishing Institute","page":"128","source":"www.mdpi.com","title":"Supporting Bees in Cities: How Bees Are Influenced by Local and Landscape Features","title-short":"Supporting Bees in Cities","volume":"12","author":[{"family":"Ayers","given":"Anthony C."},{"family":"Rehan","given":"Sandra M."}],"issued":{"date-parts":[["2021",2]]}}}],"schema":"https://github.com/citation-style-language/schema/raw/master/csl-citation.json"} </w:instrText>
      </w:r>
      <w:r w:rsidR="005D0BA9" w:rsidRPr="00D410E5">
        <w:rPr>
          <w:rFonts w:ascii="Times New Roman" w:hAnsi="Times New Roman" w:cs="Times New Roman"/>
          <w:szCs w:val="24"/>
        </w:rPr>
        <w:fldChar w:fldCharType="separate"/>
      </w:r>
      <w:r w:rsidR="005D0BA9" w:rsidRPr="00D410E5">
        <w:rPr>
          <w:rFonts w:ascii="Times New Roman" w:hAnsi="Times New Roman" w:cs="Times New Roman"/>
          <w:szCs w:val="24"/>
        </w:rPr>
        <w:t>(Ayers and Rehan 2021)</w:t>
      </w:r>
      <w:r w:rsidR="005D0BA9" w:rsidRPr="00D410E5">
        <w:rPr>
          <w:rFonts w:ascii="Times New Roman" w:hAnsi="Times New Roman" w:cs="Times New Roman"/>
          <w:szCs w:val="24"/>
        </w:rPr>
        <w:fldChar w:fldCharType="end"/>
      </w:r>
      <w:r w:rsidRPr="00D410E5">
        <w:rPr>
          <w:rFonts w:ascii="Times New Roman" w:hAnsi="Times New Roman" w:cs="Times New Roman"/>
          <w:szCs w:val="24"/>
        </w:rPr>
        <w:t xml:space="preserve">. One possible explanation for these inconsistencies is that without accounting for the regional diversity of an area, estimating how cities and urban gradients filter the species that colonize them can be biased </w:t>
      </w:r>
      <w:r w:rsidR="005D0BA9" w:rsidRPr="00D410E5">
        <w:rPr>
          <w:rFonts w:ascii="Times New Roman" w:hAnsi="Times New Roman" w:cs="Times New Roman"/>
          <w:szCs w:val="24"/>
        </w:rPr>
        <w:fldChar w:fldCharType="begin"/>
      </w:r>
      <w:r w:rsidR="005D0BA9" w:rsidRPr="00D410E5">
        <w:rPr>
          <w:rFonts w:ascii="Times New Roman" w:hAnsi="Times New Roman" w:cs="Times New Roman"/>
          <w:szCs w:val="24"/>
        </w:rPr>
        <w:instrText xml:space="preserve"> ADDIN ZOTERO_ITEM CSL_CITATION {"citationID":"1MzF3p7a","properties":{"formattedCitation":"(Fournier et al. 2020)","plainCitation":"(Fournier et al. 2020)","noteIndex":0},"citationItems":[{"id":884,"uris":["http://zotero.org/users/5582488/items/PHP4Z8DQ"],"itemData":{"id":884,"type":"article-journal","abstract":"Aim Cities worldwide are characterized by unique human stressors that filter species based on their traits, potentially leading to biodiversity loss. The knowledge of which species are filtered and at which scale is important to gain a more mechanistic understanding of urban community assembly and to develop strategies to manage human impact on urban ecosystems. We investigate the ecological mechanisms shaping urban community assembly, taking into account changes across scales, taxa and urban green space types. Location City of Zurich, Switzerland. Taxon Carabid beetles and wild bees. Methods We use a large species occurrence and trait dataset with a high spatial resolution to assess the filtering effect of a medium-sized city on a regional pool of potential colonists. We then assess the filtering from the urban pool to five widely distributed types of urban green spaces. Results We found that our model city selects for functionally similar but taxonomically diverse bee and carabid beetle species from the regional species pool. Within the city, community assembly processes vary among green space types and taxa resulting in important changes in community taxonomic and functional composition. Main conclusions Our findings suggest that urban community assembly is a multi-scale process dominated by the strong environmental filtering from a regional to an urban species pool. This leads to the selection of species pre-adapted to urban conditions. Spatial habitat heterogeneity within and among UGS types can maintain an important taxonomic diversity within cities. However, increasing urban functional diversity would require stronger management efforts that consider regional ecological processes.","container-title":"Journal of Biogeography","DOI":"10.1111/jbi.13772","ISSN":"1365-2699","issue":"3","language":"en","note":"_eprint: https://onlinelibrary.wiley.com/doi/pdf/10.1111/jbi.13772","page":"615-629","source":"Wiley Online Library","title":"The origin of urban communities: From the regional species pool to community assemblages in city","title-short":"The origin of urban communities","volume":"47","author":[{"family":"Fournier","given":"Bertrand"},{"family":"Frey","given":"David"},{"family":"Moretti","given":"Marco"}],"issued":{"date-parts":[["2020"]]}}}],"schema":"https://github.com/citation-style-language/schema/raw/master/csl-citation.json"} </w:instrText>
      </w:r>
      <w:r w:rsidR="005D0BA9" w:rsidRPr="00D410E5">
        <w:rPr>
          <w:rFonts w:ascii="Times New Roman" w:hAnsi="Times New Roman" w:cs="Times New Roman"/>
          <w:szCs w:val="24"/>
        </w:rPr>
        <w:fldChar w:fldCharType="separate"/>
      </w:r>
      <w:r w:rsidR="005D0BA9" w:rsidRPr="00D410E5">
        <w:rPr>
          <w:rFonts w:ascii="Times New Roman" w:hAnsi="Times New Roman" w:cs="Times New Roman"/>
          <w:szCs w:val="24"/>
        </w:rPr>
        <w:t>(Fournier et al. 2020)</w:t>
      </w:r>
      <w:r w:rsidR="005D0BA9" w:rsidRPr="00D410E5">
        <w:rPr>
          <w:rFonts w:ascii="Times New Roman" w:hAnsi="Times New Roman" w:cs="Times New Roman"/>
          <w:szCs w:val="24"/>
        </w:rPr>
        <w:fldChar w:fldCharType="end"/>
      </w:r>
      <w:r w:rsidRPr="00D410E5">
        <w:rPr>
          <w:rFonts w:ascii="Times New Roman" w:hAnsi="Times New Roman" w:cs="Times New Roman"/>
          <w:szCs w:val="24"/>
        </w:rPr>
        <w:t>.</w:t>
      </w:r>
    </w:p>
    <w:p w14:paraId="159721D7" w14:textId="6F47E28A" w:rsidR="00F97F83" w:rsidRPr="00D410E5" w:rsidRDefault="003D6C57" w:rsidP="00F26834">
      <w:pPr>
        <w:spacing w:line="480" w:lineRule="auto"/>
        <w:rPr>
          <w:rFonts w:ascii="Times New Roman" w:hAnsi="Times New Roman" w:cs="Times New Roman"/>
          <w:b/>
          <w:bCs/>
          <w:szCs w:val="24"/>
        </w:rPr>
      </w:pPr>
      <w:r w:rsidRPr="00D410E5">
        <w:rPr>
          <w:rFonts w:ascii="Times New Roman" w:hAnsi="Times New Roman" w:cs="Times New Roman"/>
          <w:b/>
          <w:bCs/>
          <w:szCs w:val="24"/>
        </w:rPr>
        <w:t>End of Introduction (goal paragraph)</w:t>
      </w:r>
    </w:p>
    <w:p w14:paraId="1267582F" w14:textId="3F3D84AC" w:rsidR="003D6C57" w:rsidRPr="00D410E5" w:rsidRDefault="003D6C57" w:rsidP="00F26834">
      <w:pPr>
        <w:spacing w:line="480" w:lineRule="auto"/>
        <w:ind w:firstLine="720"/>
        <w:rPr>
          <w:rFonts w:ascii="Times New Roman" w:hAnsi="Times New Roman" w:cs="Times New Roman"/>
          <w:szCs w:val="24"/>
        </w:rPr>
      </w:pPr>
      <w:commentRangeStart w:id="3"/>
      <w:r w:rsidRPr="00D410E5">
        <w:rPr>
          <w:rFonts w:ascii="Times New Roman" w:hAnsi="Times New Roman" w:cs="Times New Roman"/>
          <w:szCs w:val="24"/>
        </w:rPr>
        <w:t xml:space="preserve">We evaluated five years of bee data collected </w:t>
      </w:r>
      <w:r w:rsidR="00F87DF6" w:rsidRPr="00D410E5">
        <w:rPr>
          <w:rFonts w:ascii="Times New Roman" w:hAnsi="Times New Roman" w:cs="Times New Roman"/>
          <w:szCs w:val="24"/>
        </w:rPr>
        <w:t>in the city of Cleveland, Ohio</w:t>
      </w:r>
      <w:commentRangeEnd w:id="3"/>
      <w:r w:rsidR="00D410E5">
        <w:rPr>
          <w:rStyle w:val="CommentReference"/>
        </w:rPr>
        <w:commentReference w:id="3"/>
      </w:r>
      <w:r w:rsidR="00F87DF6" w:rsidRPr="00D410E5">
        <w:rPr>
          <w:rFonts w:ascii="Times New Roman" w:hAnsi="Times New Roman" w:cs="Times New Roman"/>
          <w:szCs w:val="24"/>
        </w:rPr>
        <w:t xml:space="preserve"> </w:t>
      </w:r>
      <w:commentRangeStart w:id="4"/>
      <w:r w:rsidR="00F87DF6" w:rsidRPr="00D410E5">
        <w:rPr>
          <w:rFonts w:ascii="Times New Roman" w:hAnsi="Times New Roman" w:cs="Times New Roman"/>
          <w:szCs w:val="24"/>
        </w:rPr>
        <w:t xml:space="preserve">to </w:t>
      </w:r>
      <w:r w:rsidR="00DC6986" w:rsidRPr="00D410E5">
        <w:rPr>
          <w:rFonts w:ascii="Times New Roman" w:hAnsi="Times New Roman" w:cs="Times New Roman"/>
          <w:szCs w:val="24"/>
        </w:rPr>
        <w:t xml:space="preserve">understand whether urbanization results in the </w:t>
      </w:r>
      <w:r w:rsidR="00F87DF6" w:rsidRPr="00D410E5">
        <w:rPr>
          <w:rFonts w:ascii="Times New Roman" w:hAnsi="Times New Roman" w:cs="Times New Roman"/>
          <w:szCs w:val="24"/>
        </w:rPr>
        <w:t xml:space="preserve">taxonomic and functional simplification of </w:t>
      </w:r>
      <w:r w:rsidR="00DD67AC" w:rsidRPr="00D410E5">
        <w:rPr>
          <w:rFonts w:ascii="Times New Roman" w:hAnsi="Times New Roman" w:cs="Times New Roman"/>
          <w:szCs w:val="24"/>
        </w:rPr>
        <w:t>bee communities, and to determine</w:t>
      </w:r>
      <w:r w:rsidR="00DC6986" w:rsidRPr="00D410E5">
        <w:rPr>
          <w:rFonts w:ascii="Times New Roman" w:hAnsi="Times New Roman" w:cs="Times New Roman"/>
          <w:szCs w:val="24"/>
        </w:rPr>
        <w:t xml:space="preserve"> the </w:t>
      </w:r>
      <w:r w:rsidR="00DD67AC" w:rsidRPr="00D410E5">
        <w:rPr>
          <w:rFonts w:ascii="Times New Roman" w:hAnsi="Times New Roman" w:cs="Times New Roman"/>
          <w:szCs w:val="24"/>
        </w:rPr>
        <w:t>landscape and local factors</w:t>
      </w:r>
      <w:r w:rsidR="00DC6986" w:rsidRPr="00D410E5">
        <w:rPr>
          <w:rFonts w:ascii="Times New Roman" w:hAnsi="Times New Roman" w:cs="Times New Roman"/>
          <w:szCs w:val="24"/>
        </w:rPr>
        <w:t xml:space="preserve"> that</w:t>
      </w:r>
      <w:r w:rsidR="00DD67AC" w:rsidRPr="00D410E5">
        <w:rPr>
          <w:rFonts w:ascii="Times New Roman" w:hAnsi="Times New Roman" w:cs="Times New Roman"/>
          <w:szCs w:val="24"/>
        </w:rPr>
        <w:t xml:space="preserve"> contribute to the structure of bee communities </w:t>
      </w:r>
      <w:r w:rsidR="00C04BDA" w:rsidRPr="00D410E5">
        <w:rPr>
          <w:rFonts w:ascii="Times New Roman" w:hAnsi="Times New Roman" w:cs="Times New Roman"/>
          <w:szCs w:val="24"/>
        </w:rPr>
        <w:t xml:space="preserve">among urban greenspaces. </w:t>
      </w:r>
      <w:commentRangeEnd w:id="4"/>
      <w:r w:rsidR="00AB51AA">
        <w:rPr>
          <w:rStyle w:val="CommentReference"/>
        </w:rPr>
        <w:commentReference w:id="4"/>
      </w:r>
      <w:r w:rsidR="00507208" w:rsidRPr="00D410E5">
        <w:rPr>
          <w:rFonts w:ascii="Times New Roman" w:hAnsi="Times New Roman" w:cs="Times New Roman"/>
          <w:szCs w:val="24"/>
        </w:rPr>
        <w:t xml:space="preserve">Homogenization of urban bee communities was evaluated by comparing patterns of taxonomic and functional beta-diversity among regional and urban species pools. </w:t>
      </w:r>
      <w:commentRangeStart w:id="5"/>
      <w:r w:rsidR="00A81234" w:rsidRPr="00D410E5">
        <w:rPr>
          <w:rFonts w:ascii="Times New Roman" w:hAnsi="Times New Roman" w:cs="Times New Roman"/>
          <w:szCs w:val="24"/>
        </w:rPr>
        <w:t xml:space="preserve">We hypothesized that </w:t>
      </w:r>
      <w:r w:rsidR="00DC6986" w:rsidRPr="00D410E5">
        <w:rPr>
          <w:rFonts w:ascii="Times New Roman" w:hAnsi="Times New Roman" w:cs="Times New Roman"/>
          <w:szCs w:val="24"/>
        </w:rPr>
        <w:t>the</w:t>
      </w:r>
      <w:r w:rsidR="00087BAE" w:rsidRPr="00D410E5">
        <w:rPr>
          <w:rFonts w:ascii="Times New Roman" w:hAnsi="Times New Roman" w:cs="Times New Roman"/>
          <w:szCs w:val="24"/>
        </w:rPr>
        <w:t xml:space="preserve"> city would select for</w:t>
      </w:r>
      <w:r w:rsidR="00DD047C" w:rsidRPr="00D410E5">
        <w:rPr>
          <w:rFonts w:ascii="Times New Roman" w:hAnsi="Times New Roman" w:cs="Times New Roman"/>
          <w:szCs w:val="24"/>
        </w:rPr>
        <w:t>: 1)</w:t>
      </w:r>
      <w:r w:rsidR="00D22384" w:rsidRPr="00D410E5">
        <w:rPr>
          <w:rFonts w:ascii="Times New Roman" w:hAnsi="Times New Roman" w:cs="Times New Roman"/>
          <w:szCs w:val="24"/>
        </w:rPr>
        <w:t xml:space="preserve"> </w:t>
      </w:r>
      <w:r w:rsidR="00DD047C" w:rsidRPr="00D410E5">
        <w:rPr>
          <w:rFonts w:ascii="Times New Roman" w:hAnsi="Times New Roman" w:cs="Times New Roman"/>
          <w:szCs w:val="24"/>
        </w:rPr>
        <w:t xml:space="preserve">species </w:t>
      </w:r>
      <w:r w:rsidR="00D22384" w:rsidRPr="00D410E5">
        <w:rPr>
          <w:rFonts w:ascii="Times New Roman" w:hAnsi="Times New Roman" w:cs="Times New Roman"/>
          <w:szCs w:val="24"/>
        </w:rPr>
        <w:t xml:space="preserve">with </w:t>
      </w:r>
      <w:r w:rsidR="00087BAE" w:rsidRPr="00D410E5">
        <w:rPr>
          <w:rFonts w:ascii="Times New Roman" w:hAnsi="Times New Roman" w:cs="Times New Roman"/>
          <w:szCs w:val="24"/>
        </w:rPr>
        <w:t>broader diets</w:t>
      </w:r>
      <w:r w:rsidR="00D22384" w:rsidRPr="00D410E5">
        <w:rPr>
          <w:rFonts w:ascii="Times New Roman" w:hAnsi="Times New Roman" w:cs="Times New Roman"/>
          <w:szCs w:val="24"/>
        </w:rPr>
        <w:t xml:space="preserve"> </w:t>
      </w:r>
      <w:r w:rsidR="00087BAE" w:rsidRPr="00D410E5">
        <w:rPr>
          <w:rFonts w:ascii="Times New Roman" w:hAnsi="Times New Roman" w:cs="Times New Roman"/>
          <w:szCs w:val="24"/>
        </w:rPr>
        <w:t>(</w:t>
      </w:r>
      <w:r w:rsidR="00D22384" w:rsidRPr="00D410E5">
        <w:rPr>
          <w:rFonts w:ascii="Times New Roman" w:hAnsi="Times New Roman" w:cs="Times New Roman"/>
          <w:szCs w:val="24"/>
        </w:rPr>
        <w:t>generalist</w:t>
      </w:r>
      <w:r w:rsidR="00087BAE" w:rsidRPr="00D410E5">
        <w:rPr>
          <w:rFonts w:ascii="Times New Roman" w:hAnsi="Times New Roman" w:cs="Times New Roman"/>
          <w:szCs w:val="24"/>
        </w:rPr>
        <w:t xml:space="preserve"> species)</w:t>
      </w:r>
      <w:r w:rsidR="00D22384" w:rsidRPr="00D410E5">
        <w:rPr>
          <w:rFonts w:ascii="Times New Roman" w:hAnsi="Times New Roman" w:cs="Times New Roman"/>
          <w:szCs w:val="24"/>
        </w:rPr>
        <w:t>,</w:t>
      </w:r>
      <w:r w:rsidR="00DD047C" w:rsidRPr="00D410E5">
        <w:rPr>
          <w:rFonts w:ascii="Times New Roman" w:hAnsi="Times New Roman" w:cs="Times New Roman"/>
          <w:szCs w:val="24"/>
        </w:rPr>
        <w:t xml:space="preserve"> 2)</w:t>
      </w:r>
      <w:r w:rsidR="00087BAE" w:rsidRPr="00D410E5">
        <w:rPr>
          <w:rFonts w:ascii="Times New Roman" w:hAnsi="Times New Roman" w:cs="Times New Roman"/>
          <w:szCs w:val="24"/>
        </w:rPr>
        <w:t xml:space="preserve"> </w:t>
      </w:r>
      <w:r w:rsidR="00DD047C" w:rsidRPr="00D410E5">
        <w:rPr>
          <w:rFonts w:ascii="Times New Roman" w:hAnsi="Times New Roman" w:cs="Times New Roman"/>
          <w:szCs w:val="24"/>
        </w:rPr>
        <w:t xml:space="preserve">species with </w:t>
      </w:r>
      <w:r w:rsidR="00087BAE" w:rsidRPr="00D410E5">
        <w:rPr>
          <w:rFonts w:ascii="Times New Roman" w:hAnsi="Times New Roman" w:cs="Times New Roman"/>
          <w:szCs w:val="24"/>
        </w:rPr>
        <w:t xml:space="preserve">greater dispersal ability (larger species), </w:t>
      </w:r>
      <w:r w:rsidR="00DD047C" w:rsidRPr="00D410E5">
        <w:rPr>
          <w:rFonts w:ascii="Times New Roman" w:hAnsi="Times New Roman" w:cs="Times New Roman"/>
          <w:szCs w:val="24"/>
        </w:rPr>
        <w:t>3) species</w:t>
      </w:r>
      <w:r w:rsidR="00087BAE" w:rsidRPr="00D410E5">
        <w:rPr>
          <w:rFonts w:ascii="Times New Roman" w:hAnsi="Times New Roman" w:cs="Times New Roman"/>
          <w:szCs w:val="24"/>
        </w:rPr>
        <w:t xml:space="preserve"> able to </w:t>
      </w:r>
      <w:r w:rsidR="00DD047C" w:rsidRPr="00D410E5">
        <w:rPr>
          <w:rFonts w:ascii="Times New Roman" w:hAnsi="Times New Roman" w:cs="Times New Roman"/>
          <w:szCs w:val="24"/>
        </w:rPr>
        <w:t>use</w:t>
      </w:r>
      <w:r w:rsidR="00087BAE" w:rsidRPr="00D410E5">
        <w:rPr>
          <w:rFonts w:ascii="Times New Roman" w:hAnsi="Times New Roman" w:cs="Times New Roman"/>
          <w:szCs w:val="24"/>
        </w:rPr>
        <w:t xml:space="preserve"> residential nesting opportunities (cavity nesters)</w:t>
      </w:r>
      <w:r w:rsidR="00F26834" w:rsidRPr="00D410E5">
        <w:rPr>
          <w:rFonts w:ascii="Times New Roman" w:hAnsi="Times New Roman" w:cs="Times New Roman"/>
          <w:szCs w:val="24"/>
        </w:rPr>
        <w:t>,</w:t>
      </w:r>
      <w:r w:rsidR="00087BAE" w:rsidRPr="00D410E5">
        <w:rPr>
          <w:rFonts w:ascii="Times New Roman" w:hAnsi="Times New Roman" w:cs="Times New Roman"/>
          <w:szCs w:val="24"/>
        </w:rPr>
        <w:t xml:space="preserve"> and </w:t>
      </w:r>
      <w:r w:rsidR="00DD047C" w:rsidRPr="00D410E5">
        <w:rPr>
          <w:rFonts w:ascii="Times New Roman" w:hAnsi="Times New Roman" w:cs="Times New Roman"/>
          <w:szCs w:val="24"/>
        </w:rPr>
        <w:t xml:space="preserve">4) </w:t>
      </w:r>
      <w:r w:rsidR="001E3A16" w:rsidRPr="00D410E5">
        <w:rPr>
          <w:rFonts w:ascii="Times New Roman" w:hAnsi="Times New Roman" w:cs="Times New Roman"/>
          <w:szCs w:val="24"/>
        </w:rPr>
        <w:t xml:space="preserve">non-native </w:t>
      </w:r>
      <w:r w:rsidR="00D22384" w:rsidRPr="00D410E5">
        <w:rPr>
          <w:rFonts w:ascii="Times New Roman" w:hAnsi="Times New Roman" w:cs="Times New Roman"/>
          <w:szCs w:val="24"/>
        </w:rPr>
        <w:t>bee species relative to what would be expected</w:t>
      </w:r>
      <w:r w:rsidR="00507208" w:rsidRPr="00D410E5">
        <w:rPr>
          <w:rFonts w:ascii="Times New Roman" w:hAnsi="Times New Roman" w:cs="Times New Roman"/>
          <w:szCs w:val="24"/>
        </w:rPr>
        <w:t xml:space="preserve"> by chance given the potential colonists from</w:t>
      </w:r>
      <w:r w:rsidR="00D22384" w:rsidRPr="00D410E5">
        <w:rPr>
          <w:rFonts w:ascii="Times New Roman" w:hAnsi="Times New Roman" w:cs="Times New Roman"/>
          <w:szCs w:val="24"/>
        </w:rPr>
        <w:t xml:space="preserve"> regional species pool. </w:t>
      </w:r>
      <w:commentRangeEnd w:id="5"/>
      <w:r w:rsidR="00AB51AA">
        <w:rPr>
          <w:rStyle w:val="CommentReference"/>
        </w:rPr>
        <w:commentReference w:id="5"/>
      </w:r>
      <w:commentRangeStart w:id="6"/>
      <w:r w:rsidR="00087BAE" w:rsidRPr="00D410E5">
        <w:rPr>
          <w:rFonts w:ascii="Times New Roman" w:hAnsi="Times New Roman" w:cs="Times New Roman"/>
          <w:szCs w:val="24"/>
        </w:rPr>
        <w:t xml:space="preserve">We </w:t>
      </w:r>
      <w:r w:rsidR="00087BAE" w:rsidRPr="00D410E5">
        <w:rPr>
          <w:rFonts w:ascii="Times New Roman" w:hAnsi="Times New Roman" w:cs="Times New Roman"/>
          <w:szCs w:val="24"/>
        </w:rPr>
        <w:lastRenderedPageBreak/>
        <w:t>then evaluate</w:t>
      </w:r>
      <w:r w:rsidR="00F26834" w:rsidRPr="00D410E5">
        <w:rPr>
          <w:rFonts w:ascii="Times New Roman" w:hAnsi="Times New Roman" w:cs="Times New Roman"/>
          <w:szCs w:val="24"/>
        </w:rPr>
        <w:t>d</w:t>
      </w:r>
      <w:r w:rsidR="00087BAE" w:rsidRPr="00D410E5">
        <w:rPr>
          <w:rFonts w:ascii="Times New Roman" w:hAnsi="Times New Roman" w:cs="Times New Roman"/>
          <w:szCs w:val="24"/>
        </w:rPr>
        <w:t xml:space="preserve"> the filtering</w:t>
      </w:r>
      <w:r w:rsidR="00395D03" w:rsidRPr="00D410E5">
        <w:rPr>
          <w:rFonts w:ascii="Times New Roman" w:hAnsi="Times New Roman" w:cs="Times New Roman"/>
          <w:szCs w:val="24"/>
        </w:rPr>
        <w:t xml:space="preserve"> processes</w:t>
      </w:r>
      <w:r w:rsidR="00087BAE" w:rsidRPr="00D410E5">
        <w:rPr>
          <w:rFonts w:ascii="Times New Roman" w:hAnsi="Times New Roman" w:cs="Times New Roman"/>
          <w:szCs w:val="24"/>
        </w:rPr>
        <w:t xml:space="preserve"> from the urban species pool to</w:t>
      </w:r>
      <w:r w:rsidR="00507208" w:rsidRPr="00D410E5">
        <w:rPr>
          <w:rFonts w:ascii="Times New Roman" w:hAnsi="Times New Roman" w:cs="Times New Roman"/>
          <w:szCs w:val="24"/>
        </w:rPr>
        <w:t xml:space="preserve"> urban greenspaces to assess how local and landscape factors influence the structure of bee communities found within a given habitat patch.</w:t>
      </w:r>
      <w:r w:rsidR="00087BAE" w:rsidRPr="00D410E5">
        <w:rPr>
          <w:rFonts w:ascii="Times New Roman" w:hAnsi="Times New Roman" w:cs="Times New Roman"/>
          <w:szCs w:val="24"/>
        </w:rPr>
        <w:t xml:space="preserve"> </w:t>
      </w:r>
      <w:commentRangeEnd w:id="6"/>
      <w:r w:rsidR="00AB51AA">
        <w:rPr>
          <w:rStyle w:val="CommentReference"/>
        </w:rPr>
        <w:commentReference w:id="6"/>
      </w:r>
      <w:r w:rsidR="0059202D" w:rsidRPr="00D410E5">
        <w:rPr>
          <w:rFonts w:ascii="Times New Roman" w:hAnsi="Times New Roman" w:cs="Times New Roman"/>
          <w:szCs w:val="24"/>
        </w:rPr>
        <w:t>We expect</w:t>
      </w:r>
      <w:r w:rsidR="00DD047C" w:rsidRPr="00D410E5">
        <w:rPr>
          <w:rFonts w:ascii="Times New Roman" w:hAnsi="Times New Roman" w:cs="Times New Roman"/>
          <w:szCs w:val="24"/>
        </w:rPr>
        <w:t>ed</w:t>
      </w:r>
      <w:r w:rsidR="0059202D" w:rsidRPr="00D410E5">
        <w:rPr>
          <w:rFonts w:ascii="Times New Roman" w:hAnsi="Times New Roman" w:cs="Times New Roman"/>
          <w:szCs w:val="24"/>
        </w:rPr>
        <w:t xml:space="preserve"> bee communities to differ based </w:t>
      </w:r>
      <w:r w:rsidR="001E3A16" w:rsidRPr="00D410E5">
        <w:rPr>
          <w:rFonts w:ascii="Times New Roman" w:hAnsi="Times New Roman" w:cs="Times New Roman"/>
          <w:szCs w:val="24"/>
        </w:rPr>
        <w:t xml:space="preserve">on the </w:t>
      </w:r>
      <w:commentRangeStart w:id="7"/>
      <w:r w:rsidR="001E3A16" w:rsidRPr="00D410E5">
        <w:rPr>
          <w:rFonts w:ascii="Times New Roman" w:hAnsi="Times New Roman" w:cs="Times New Roman"/>
          <w:szCs w:val="24"/>
        </w:rPr>
        <w:t>type of greenspace</w:t>
      </w:r>
      <w:r w:rsidR="0059202D" w:rsidRPr="00D410E5">
        <w:rPr>
          <w:rFonts w:ascii="Times New Roman" w:hAnsi="Times New Roman" w:cs="Times New Roman"/>
          <w:szCs w:val="24"/>
        </w:rPr>
        <w:t xml:space="preserve">, </w:t>
      </w:r>
      <w:commentRangeEnd w:id="7"/>
      <w:r w:rsidR="00AB51AA">
        <w:rPr>
          <w:rStyle w:val="CommentReference"/>
        </w:rPr>
        <w:commentReference w:id="7"/>
      </w:r>
      <w:commentRangeStart w:id="8"/>
      <w:r w:rsidR="0059202D" w:rsidRPr="00D410E5">
        <w:rPr>
          <w:rFonts w:ascii="Times New Roman" w:hAnsi="Times New Roman" w:cs="Times New Roman"/>
          <w:szCs w:val="24"/>
        </w:rPr>
        <w:t>with</w:t>
      </w:r>
      <w:r w:rsidR="00DD047C" w:rsidRPr="00D410E5">
        <w:rPr>
          <w:rFonts w:ascii="Times New Roman" w:hAnsi="Times New Roman" w:cs="Times New Roman"/>
          <w:szCs w:val="24"/>
        </w:rPr>
        <w:t xml:space="preserve"> </w:t>
      </w:r>
      <w:commentRangeStart w:id="9"/>
      <w:commentRangeStart w:id="10"/>
      <w:r w:rsidR="00DD047C" w:rsidRPr="00D410E5">
        <w:rPr>
          <w:rFonts w:ascii="Times New Roman" w:hAnsi="Times New Roman" w:cs="Times New Roman"/>
          <w:szCs w:val="24"/>
        </w:rPr>
        <w:t>greater</w:t>
      </w:r>
      <w:r w:rsidR="0059202D" w:rsidRPr="00D410E5">
        <w:rPr>
          <w:rFonts w:ascii="Times New Roman" w:hAnsi="Times New Roman" w:cs="Times New Roman"/>
          <w:szCs w:val="24"/>
        </w:rPr>
        <w:t xml:space="preserve"> </w:t>
      </w:r>
      <w:r w:rsidR="00EA46B6" w:rsidRPr="00D410E5">
        <w:rPr>
          <w:rFonts w:ascii="Times New Roman" w:hAnsi="Times New Roman" w:cs="Times New Roman"/>
          <w:szCs w:val="24"/>
        </w:rPr>
        <w:t xml:space="preserve">taxonomic and </w:t>
      </w:r>
      <w:r w:rsidR="0059202D" w:rsidRPr="00D410E5">
        <w:rPr>
          <w:rFonts w:ascii="Times New Roman" w:hAnsi="Times New Roman" w:cs="Times New Roman"/>
          <w:szCs w:val="24"/>
        </w:rPr>
        <w:t xml:space="preserve">functional homogenization of bee communities </w:t>
      </w:r>
      <w:r w:rsidR="00E7062C" w:rsidRPr="00D410E5">
        <w:rPr>
          <w:rFonts w:ascii="Times New Roman" w:hAnsi="Times New Roman" w:cs="Times New Roman"/>
          <w:szCs w:val="24"/>
        </w:rPr>
        <w:t xml:space="preserve">in urban farms and </w:t>
      </w:r>
      <w:r w:rsidR="00F70973" w:rsidRPr="00D410E5">
        <w:rPr>
          <w:rFonts w:ascii="Times New Roman" w:hAnsi="Times New Roman" w:cs="Times New Roman"/>
          <w:szCs w:val="24"/>
        </w:rPr>
        <w:t xml:space="preserve">more </w:t>
      </w:r>
      <w:r w:rsidR="00E7062C" w:rsidRPr="00D410E5">
        <w:rPr>
          <w:rFonts w:ascii="Times New Roman" w:hAnsi="Times New Roman" w:cs="Times New Roman"/>
          <w:szCs w:val="24"/>
        </w:rPr>
        <w:t xml:space="preserve">functionally diverse </w:t>
      </w:r>
      <w:r w:rsidR="00F70973" w:rsidRPr="00D410E5">
        <w:rPr>
          <w:rFonts w:ascii="Times New Roman" w:hAnsi="Times New Roman" w:cs="Times New Roman"/>
          <w:szCs w:val="24"/>
        </w:rPr>
        <w:t xml:space="preserve">bee </w:t>
      </w:r>
      <w:r w:rsidR="00E7062C" w:rsidRPr="00D410E5">
        <w:rPr>
          <w:rFonts w:ascii="Times New Roman" w:hAnsi="Times New Roman" w:cs="Times New Roman"/>
          <w:szCs w:val="24"/>
        </w:rPr>
        <w:t xml:space="preserve">communities in </w:t>
      </w:r>
      <w:r w:rsidR="00F70973" w:rsidRPr="00D410E5">
        <w:rPr>
          <w:rFonts w:ascii="Times New Roman" w:hAnsi="Times New Roman" w:cs="Times New Roman"/>
          <w:szCs w:val="24"/>
        </w:rPr>
        <w:t>pocket</w:t>
      </w:r>
      <w:r w:rsidR="00E7062C" w:rsidRPr="00D410E5">
        <w:rPr>
          <w:rFonts w:ascii="Times New Roman" w:hAnsi="Times New Roman" w:cs="Times New Roman"/>
          <w:szCs w:val="24"/>
        </w:rPr>
        <w:t xml:space="preserve"> prairies. </w:t>
      </w:r>
      <w:commentRangeEnd w:id="9"/>
      <w:r w:rsidR="00F70973" w:rsidRPr="00D410E5">
        <w:rPr>
          <w:rStyle w:val="CommentReference"/>
          <w:rFonts w:ascii="Times New Roman" w:hAnsi="Times New Roman" w:cs="Times New Roman"/>
          <w:sz w:val="24"/>
          <w:szCs w:val="24"/>
        </w:rPr>
        <w:commentReference w:id="9"/>
      </w:r>
      <w:commentRangeEnd w:id="10"/>
      <w:r w:rsidR="00B46B11" w:rsidRPr="00D410E5">
        <w:rPr>
          <w:rStyle w:val="CommentReference"/>
          <w:rFonts w:ascii="Times New Roman" w:hAnsi="Times New Roman" w:cs="Times New Roman"/>
          <w:sz w:val="24"/>
          <w:szCs w:val="24"/>
        </w:rPr>
        <w:commentReference w:id="10"/>
      </w:r>
      <w:commentRangeEnd w:id="8"/>
      <w:r w:rsidR="00AB51AA">
        <w:rPr>
          <w:rStyle w:val="CommentReference"/>
        </w:rPr>
        <w:commentReference w:id="8"/>
      </w:r>
      <w:commentRangeStart w:id="11"/>
      <w:r w:rsidR="007F3C89" w:rsidRPr="00D410E5">
        <w:rPr>
          <w:rFonts w:ascii="Times New Roman" w:hAnsi="Times New Roman" w:cs="Times New Roman"/>
          <w:szCs w:val="24"/>
        </w:rPr>
        <w:t xml:space="preserve">We also hypothesized that more </w:t>
      </w:r>
      <w:r w:rsidR="00BD66A2" w:rsidRPr="00D410E5">
        <w:rPr>
          <w:rFonts w:ascii="Times New Roman" w:hAnsi="Times New Roman" w:cs="Times New Roman"/>
          <w:szCs w:val="24"/>
        </w:rPr>
        <w:t>taxonomically and functionally diverse bee</w:t>
      </w:r>
      <w:r w:rsidR="007F3C89" w:rsidRPr="00D410E5">
        <w:rPr>
          <w:rFonts w:ascii="Times New Roman" w:hAnsi="Times New Roman" w:cs="Times New Roman"/>
          <w:szCs w:val="24"/>
        </w:rPr>
        <w:t xml:space="preserve"> communities would be present within sites </w:t>
      </w:r>
      <w:r w:rsidR="00BD66A2" w:rsidRPr="00D410E5">
        <w:rPr>
          <w:rFonts w:ascii="Times New Roman" w:hAnsi="Times New Roman" w:cs="Times New Roman"/>
          <w:szCs w:val="24"/>
        </w:rPr>
        <w:t>surrounded by more greenspace (</w:t>
      </w:r>
      <w:proofErr w:type="spellStart"/>
      <w:r w:rsidR="00BD66A2" w:rsidRPr="00D410E5">
        <w:rPr>
          <w:rFonts w:ascii="Times New Roman" w:hAnsi="Times New Roman" w:cs="Times New Roman"/>
          <w:szCs w:val="24"/>
        </w:rPr>
        <w:t>i.e</w:t>
      </w:r>
      <w:proofErr w:type="spellEnd"/>
      <w:r w:rsidR="00BD66A2" w:rsidRPr="00D410E5">
        <w:rPr>
          <w:rFonts w:ascii="Times New Roman" w:hAnsi="Times New Roman" w:cs="Times New Roman"/>
          <w:szCs w:val="24"/>
        </w:rPr>
        <w:t xml:space="preserve"> with lower greenspace isolation)</w:t>
      </w:r>
      <w:r w:rsidR="00F11012" w:rsidRPr="00D410E5">
        <w:rPr>
          <w:rFonts w:ascii="Times New Roman" w:hAnsi="Times New Roman" w:cs="Times New Roman"/>
          <w:szCs w:val="24"/>
        </w:rPr>
        <w:t xml:space="preserve">. </w:t>
      </w:r>
      <w:commentRangeEnd w:id="11"/>
      <w:r w:rsidR="00AB51AA">
        <w:rPr>
          <w:rStyle w:val="CommentReference"/>
        </w:rPr>
        <w:commentReference w:id="11"/>
      </w:r>
    </w:p>
    <w:p w14:paraId="414A59D7" w14:textId="5CA853B1" w:rsidR="00D607A0" w:rsidRPr="00D410E5" w:rsidRDefault="00FC7A8E" w:rsidP="00F26834">
      <w:pPr>
        <w:spacing w:line="480" w:lineRule="auto"/>
        <w:rPr>
          <w:rFonts w:ascii="Times New Roman" w:hAnsi="Times New Roman" w:cs="Times New Roman"/>
          <w:szCs w:val="24"/>
        </w:rPr>
      </w:pPr>
      <w:r w:rsidRPr="00D410E5">
        <w:rPr>
          <w:rFonts w:ascii="Times New Roman" w:hAnsi="Times New Roman" w:cs="Times New Roman"/>
          <w:b/>
          <w:bCs/>
          <w:szCs w:val="24"/>
        </w:rPr>
        <w:t>Methods</w:t>
      </w:r>
      <w:r w:rsidR="00186D41" w:rsidRPr="00D410E5">
        <w:rPr>
          <w:rFonts w:ascii="Times New Roman" w:hAnsi="Times New Roman" w:cs="Times New Roman"/>
          <w:szCs w:val="24"/>
        </w:rPr>
        <w:t>:</w:t>
      </w:r>
    </w:p>
    <w:p w14:paraId="409F88DD" w14:textId="1AE5282B" w:rsidR="009925B6" w:rsidRPr="00D410E5" w:rsidRDefault="009925B6" w:rsidP="00F26834">
      <w:pPr>
        <w:spacing w:line="480" w:lineRule="auto"/>
        <w:rPr>
          <w:rFonts w:ascii="Times New Roman" w:hAnsi="Times New Roman" w:cs="Times New Roman"/>
          <w:i/>
          <w:iCs/>
          <w:szCs w:val="24"/>
        </w:rPr>
      </w:pPr>
      <w:commentRangeStart w:id="12"/>
      <w:r w:rsidRPr="00D410E5">
        <w:rPr>
          <w:rFonts w:ascii="Times New Roman" w:hAnsi="Times New Roman" w:cs="Times New Roman"/>
          <w:i/>
          <w:iCs/>
          <w:szCs w:val="24"/>
        </w:rPr>
        <w:t>Study a</w:t>
      </w:r>
      <w:commentRangeEnd w:id="12"/>
      <w:r w:rsidR="0094489E" w:rsidRPr="00D410E5">
        <w:rPr>
          <w:rStyle w:val="CommentReference"/>
          <w:rFonts w:ascii="Times New Roman" w:hAnsi="Times New Roman" w:cs="Times New Roman"/>
          <w:i/>
          <w:iCs/>
          <w:sz w:val="24"/>
          <w:szCs w:val="24"/>
        </w:rPr>
        <w:commentReference w:id="12"/>
      </w:r>
      <w:r w:rsidRPr="00D410E5">
        <w:rPr>
          <w:rFonts w:ascii="Times New Roman" w:hAnsi="Times New Roman" w:cs="Times New Roman"/>
          <w:i/>
          <w:iCs/>
          <w:szCs w:val="24"/>
        </w:rPr>
        <w:t>rea</w:t>
      </w:r>
    </w:p>
    <w:p w14:paraId="6E2BE20C" w14:textId="76640312" w:rsidR="009925B6" w:rsidRPr="00D410E5" w:rsidRDefault="009925B6" w:rsidP="001E3A16">
      <w:pPr>
        <w:spacing w:line="480" w:lineRule="auto"/>
        <w:ind w:firstLine="720"/>
        <w:rPr>
          <w:rFonts w:ascii="Times New Roman" w:hAnsi="Times New Roman" w:cs="Times New Roman"/>
          <w:szCs w:val="24"/>
        </w:rPr>
      </w:pPr>
      <w:r w:rsidRPr="00D410E5">
        <w:rPr>
          <w:rFonts w:ascii="Times New Roman" w:hAnsi="Times New Roman" w:cs="Times New Roman"/>
          <w:szCs w:val="24"/>
        </w:rPr>
        <w:t xml:space="preserve">This study was conducted within </w:t>
      </w:r>
      <w:r w:rsidR="00AE756D" w:rsidRPr="00D410E5">
        <w:rPr>
          <w:rFonts w:ascii="Times New Roman" w:hAnsi="Times New Roman" w:cs="Times New Roman"/>
          <w:szCs w:val="24"/>
        </w:rPr>
        <w:t xml:space="preserve">urban </w:t>
      </w:r>
      <w:r w:rsidRPr="00D410E5">
        <w:rPr>
          <w:rFonts w:ascii="Times New Roman" w:hAnsi="Times New Roman" w:cs="Times New Roman"/>
          <w:szCs w:val="24"/>
        </w:rPr>
        <w:t xml:space="preserve">greenspaces in the legacy city of Cleveland, Ohio USA. </w:t>
      </w:r>
      <w:r w:rsidR="00F11012" w:rsidRPr="00D410E5">
        <w:rPr>
          <w:rFonts w:ascii="Times New Roman" w:hAnsi="Times New Roman" w:cs="Times New Roman"/>
          <w:szCs w:val="24"/>
        </w:rPr>
        <w:t xml:space="preserve">Cleveland is a legacy city </w:t>
      </w:r>
      <w:r w:rsidR="003F3302" w:rsidRPr="00D410E5">
        <w:rPr>
          <w:rFonts w:ascii="Times New Roman" w:hAnsi="Times New Roman" w:cs="Times New Roman"/>
          <w:szCs w:val="24"/>
        </w:rPr>
        <w:fldChar w:fldCharType="begin"/>
      </w:r>
      <w:r w:rsidR="003F3302" w:rsidRPr="00D410E5">
        <w:rPr>
          <w:rFonts w:ascii="Times New Roman" w:hAnsi="Times New Roman" w:cs="Times New Roman"/>
          <w:szCs w:val="24"/>
        </w:rPr>
        <w:instrText xml:space="preserve"> ADDIN ZOTERO_ITEM CSL_CITATION {"citationID":"kMvBOlnM","properties":{"formattedCitation":"(Martinez-Fernandez et al. 2012)","plainCitation":"(Martinez-Fernandez et al. 2012)","noteIndex":0},"citationItems":[{"id":887,"uris":["http://zotero.org/users/5582488/items/JMPE2JIJ"],"itemData":{"id":887,"type":"article-journal","abstract":"Urban shrinkage is not a new phenomenon. It has been documented in a large literature analyzing the social and economic issues that have led to population flight, resulting, in the worse cases, in the eventual abandonment of blocks of housing and neighbourhoods. Analysis of urban shrinkage should take into account the new realization that this phenomenon is now global and multidimensional — but also little understood in all its manifestations. Thus, as the world's population increasingly becomes urban, orthodox views of urban decline need redefinition. The symposium includes articles from 10 urban analysts working on 30 cities around the globe. These analysts belong to the Shrinking Cities International Research Network (SCIRN), whose collaborative work aims to understand different types of city shrinkage and the role that different approaches, policies and strategies have played in the regeneration of these cities. In this way the symposium will inform both a rich diversity of analytical perspectives and country-based studies of the challenges faced by shrinking cities. It will also disseminate SCIRN's research results from the last 3 years. Résumé La décroissance urbaine n'est pas un phénomène nouveau. De nombreux travaux ont analysé les problèmes sociaux et économiques conduisant au départ de populations et résultant dans les pires des cas à l'abandon d'îlots d'habitat et de quartiers entiers. Cependant, l'étude de la décroissance urbaine doit aujourd'hui tenir compte du constat récent selon lequel ce phénomène est désormais global et multidimensionnel, tout en restant peu appréhendé dans toutes ses composantes. Ainsi, alors que la population mondiale est de plus en plus urbaine, les conceptions classiques du déclin urbain méritent d'être réexaminées. Ce symposium inclut des articles de dix chercheurs travaillant sur trente villes à travers le monde. Ils appartiennent au Shrinking Cities International Research Netwok (SCIRN), dont le travail collectif a pour objectif d'analyser différents types de décroissance urbaine et le rôle que les multiples approches, politiques et stratégies ont joué dans la régénération des villes touchées par ce processus. Ce numéro s'appuie sur une diversité d'approches et sur l'étude de contextes urbains variés, ayant pour point commun d'être concernés par les enjeux de la décroissance urbaine. Il permet de diffuser les résultats des recherches menées au sein du SCIRN au cours des trois dernières années.","container-title":"International Journal of Urban and Regional Research","DOI":"10.1111/j.1468-2427.2011.01092.x","ISSN":"1468-2427","issue":"2","language":"en","note":"_eprint: https://onlinelibrary.wiley.com/doi/pdf/10.1111/j.1468-2427.2011.01092.x","page":"213-225","source":"Wiley Online Library","title":"Shrinking Cities: Urban Challenges of Globalization","title-short":"Shrinking Cities","volume":"36","author":[{"family":"Martinez-Fernandez","given":"Cristina"},{"family":"Audirac","given":"Ivonne"},{"family":"Fol","given":"Sylvie"},{"family":"Cunningham-Sabot","given":"Emmanuèle"}],"issued":{"date-parts":[["2012"]]}}}],"schema":"https://github.com/citation-style-language/schema/raw/master/csl-citation.json"} </w:instrText>
      </w:r>
      <w:r w:rsidR="003F3302" w:rsidRPr="00D410E5">
        <w:rPr>
          <w:rFonts w:ascii="Times New Roman" w:hAnsi="Times New Roman" w:cs="Times New Roman"/>
          <w:szCs w:val="24"/>
        </w:rPr>
        <w:fldChar w:fldCharType="separate"/>
      </w:r>
      <w:r w:rsidR="003F3302" w:rsidRPr="00D410E5">
        <w:rPr>
          <w:rFonts w:ascii="Times New Roman" w:hAnsi="Times New Roman" w:cs="Times New Roman"/>
          <w:szCs w:val="24"/>
        </w:rPr>
        <w:t>(Martinez-Fernandez et al. 2012)</w:t>
      </w:r>
      <w:r w:rsidR="003F3302" w:rsidRPr="00D410E5">
        <w:rPr>
          <w:rFonts w:ascii="Times New Roman" w:hAnsi="Times New Roman" w:cs="Times New Roman"/>
          <w:szCs w:val="24"/>
        </w:rPr>
        <w:fldChar w:fldCharType="end"/>
      </w:r>
      <w:r w:rsidR="00F11012" w:rsidRPr="00D410E5">
        <w:rPr>
          <w:rFonts w:ascii="Times New Roman" w:hAnsi="Times New Roman" w:cs="Times New Roman"/>
          <w:szCs w:val="24"/>
        </w:rPr>
        <w:t xml:space="preserve">, </w:t>
      </w:r>
      <w:commentRangeStart w:id="13"/>
      <w:r w:rsidR="00F11012" w:rsidRPr="00D410E5">
        <w:rPr>
          <w:rFonts w:ascii="Times New Roman" w:hAnsi="Times New Roman" w:cs="Times New Roman"/>
          <w:szCs w:val="24"/>
        </w:rPr>
        <w:t>such that o</w:t>
      </w:r>
      <w:r w:rsidRPr="00D410E5">
        <w:rPr>
          <w:rFonts w:ascii="Times New Roman" w:hAnsi="Times New Roman" w:cs="Times New Roman"/>
          <w:szCs w:val="24"/>
        </w:rPr>
        <w:t>ver the</w:t>
      </w:r>
      <w:commentRangeEnd w:id="13"/>
      <w:r w:rsidR="00AB51AA">
        <w:rPr>
          <w:rStyle w:val="CommentReference"/>
        </w:rPr>
        <w:commentReference w:id="13"/>
      </w:r>
      <w:r w:rsidRPr="00D410E5">
        <w:rPr>
          <w:rFonts w:ascii="Times New Roman" w:hAnsi="Times New Roman" w:cs="Times New Roman"/>
          <w:szCs w:val="24"/>
        </w:rPr>
        <w:t xml:space="preserve"> last </w:t>
      </w:r>
      <w:commentRangeStart w:id="14"/>
      <w:r w:rsidR="00924498" w:rsidRPr="00D410E5">
        <w:rPr>
          <w:rFonts w:ascii="Times New Roman" w:hAnsi="Times New Roman" w:cs="Times New Roman"/>
          <w:szCs w:val="24"/>
        </w:rPr>
        <w:t>seven</w:t>
      </w:r>
      <w:commentRangeEnd w:id="14"/>
      <w:r w:rsidR="00924498" w:rsidRPr="00D410E5">
        <w:rPr>
          <w:rStyle w:val="CommentReference"/>
          <w:rFonts w:ascii="Times New Roman" w:hAnsi="Times New Roman" w:cs="Times New Roman"/>
          <w:sz w:val="24"/>
          <w:szCs w:val="24"/>
        </w:rPr>
        <w:commentReference w:id="14"/>
      </w:r>
      <w:r w:rsidRPr="00D410E5">
        <w:rPr>
          <w:rFonts w:ascii="Times New Roman" w:hAnsi="Times New Roman" w:cs="Times New Roman"/>
          <w:szCs w:val="24"/>
        </w:rPr>
        <w:t xml:space="preserve"> decades, the population of Cleveland </w:t>
      </w:r>
      <w:r w:rsidR="00F11012" w:rsidRPr="00D410E5">
        <w:rPr>
          <w:rFonts w:ascii="Times New Roman" w:hAnsi="Times New Roman" w:cs="Times New Roman"/>
          <w:szCs w:val="24"/>
        </w:rPr>
        <w:t xml:space="preserve">has </w:t>
      </w:r>
      <w:r w:rsidRPr="00D410E5">
        <w:rPr>
          <w:rFonts w:ascii="Times New Roman" w:hAnsi="Times New Roman" w:cs="Times New Roman"/>
          <w:szCs w:val="24"/>
        </w:rPr>
        <w:t>declined to just 41% of its peak population</w:t>
      </w:r>
      <w:r w:rsidR="007E718C" w:rsidRPr="00D410E5">
        <w:rPr>
          <w:rFonts w:ascii="Times New Roman" w:hAnsi="Times New Roman" w:cs="Times New Roman"/>
          <w:szCs w:val="24"/>
        </w:rPr>
        <w:t xml:space="preserve"> </w:t>
      </w:r>
      <w:r w:rsidR="007E718C" w:rsidRPr="00D410E5">
        <w:rPr>
          <w:rFonts w:ascii="Times New Roman" w:hAnsi="Times New Roman" w:cs="Times New Roman"/>
          <w:szCs w:val="24"/>
        </w:rPr>
        <w:fldChar w:fldCharType="begin"/>
      </w:r>
      <w:r w:rsidR="005D0BA9" w:rsidRPr="00D410E5">
        <w:rPr>
          <w:rFonts w:ascii="Times New Roman" w:hAnsi="Times New Roman" w:cs="Times New Roman"/>
          <w:szCs w:val="24"/>
        </w:rPr>
        <w:instrText xml:space="preserve"> ADDIN ZOTERO_ITEM CSL_CITATION {"citationID":"jjtEscIR","properties":{"formattedCitation":"(Exner 2019, U.S. Census Bureau 2021)","plainCitation":"(Exner 2019, U.S. Census Bureau 2021)","noteIndex":0},"citationItems":[{"id":231,"uris":["http://zotero.org/users/5582488/items/EBDZH82F"],"itemData":{"id":231,"type":"webpage","container-title":"cleveland.com","title":"Cleveland's population flattens near 385,000 after decades of big losses, new census estimates say","URL":"https://www.cleveland.com/news/g66l-2019/05/d1695a54c89135/clevelands-population-flattens-near-385000-after-decades-of-big-losses-new-census-estimates-say.html","author":[{"family":"Exner","given":"Rich"}],"accessed":{"date-parts":[["2022",5,30]]},"issued":{"date-parts":[["2019",5,23]]}}},{"id":232,"uris":["http://zotero.org/users/5582488/items/63UIVRJX"],"itemData":{"id":232,"type":"webpage","abstract":"Frequently requested statistics for: Cleveland city, Ohio","language":"en","title":"U.S. Census Bureau QuickFacts: Cleveland city, Ohio","title-short":"U.S. Census Bureau QuickFacts","URL":"https://www.census.gov/quickfacts/fact/table/clevelandcityohio/PST120221#PST120221","author":[{"literal":"U.S. Census Bureau"}],"accessed":{"date-parts":[["2022",5,30]]},"issued":{"date-parts":[["2021"]]}}}],"schema":"https://github.com/citation-style-language/schema/raw/master/csl-citation.json"} </w:instrText>
      </w:r>
      <w:r w:rsidR="007E718C" w:rsidRPr="00D410E5">
        <w:rPr>
          <w:rFonts w:ascii="Times New Roman" w:hAnsi="Times New Roman" w:cs="Times New Roman"/>
          <w:szCs w:val="24"/>
        </w:rPr>
        <w:fldChar w:fldCharType="separate"/>
      </w:r>
      <w:r w:rsidR="005D0BA9" w:rsidRPr="00D410E5">
        <w:rPr>
          <w:rFonts w:ascii="Times New Roman" w:hAnsi="Times New Roman" w:cs="Times New Roman"/>
          <w:szCs w:val="24"/>
        </w:rPr>
        <w:t>(Exner 2019, U.S. Census Bureau 2021)</w:t>
      </w:r>
      <w:r w:rsidR="007E718C" w:rsidRPr="00D410E5">
        <w:rPr>
          <w:rFonts w:ascii="Times New Roman" w:hAnsi="Times New Roman" w:cs="Times New Roman"/>
          <w:szCs w:val="24"/>
        </w:rPr>
        <w:fldChar w:fldCharType="end"/>
      </w:r>
      <w:r w:rsidR="007E718C" w:rsidRPr="00D410E5">
        <w:rPr>
          <w:rFonts w:ascii="Times New Roman" w:hAnsi="Times New Roman" w:cs="Times New Roman"/>
          <w:szCs w:val="24"/>
        </w:rPr>
        <w:t xml:space="preserve">. </w:t>
      </w:r>
      <w:r w:rsidRPr="00D410E5">
        <w:rPr>
          <w:rFonts w:ascii="Times New Roman" w:hAnsi="Times New Roman" w:cs="Times New Roman"/>
          <w:szCs w:val="24"/>
        </w:rPr>
        <w:t xml:space="preserve">This has resulted in an overabundance of declining infrastructure, which is eventually </w:t>
      </w:r>
      <w:r w:rsidR="00AE756D" w:rsidRPr="00D410E5">
        <w:rPr>
          <w:rFonts w:ascii="Times New Roman" w:hAnsi="Times New Roman" w:cs="Times New Roman"/>
          <w:szCs w:val="24"/>
        </w:rPr>
        <w:t xml:space="preserve">demolished to create </w:t>
      </w:r>
      <w:r w:rsidRPr="00D410E5">
        <w:rPr>
          <w:rFonts w:ascii="Times New Roman" w:hAnsi="Times New Roman" w:cs="Times New Roman"/>
          <w:szCs w:val="24"/>
        </w:rPr>
        <w:t xml:space="preserve">vacant land. The city of Cleveland manages over </w:t>
      </w:r>
      <w:commentRangeStart w:id="15"/>
      <w:commentRangeStart w:id="16"/>
      <w:r w:rsidRPr="00D410E5">
        <w:rPr>
          <w:rFonts w:ascii="Times New Roman" w:hAnsi="Times New Roman" w:cs="Times New Roman"/>
          <w:szCs w:val="24"/>
        </w:rPr>
        <w:t>2</w:t>
      </w:r>
      <w:r w:rsidR="001F7D69" w:rsidRPr="00D410E5">
        <w:rPr>
          <w:rFonts w:ascii="Times New Roman" w:hAnsi="Times New Roman" w:cs="Times New Roman"/>
          <w:szCs w:val="24"/>
        </w:rPr>
        <w:t>4</w:t>
      </w:r>
      <w:r w:rsidRPr="00D410E5">
        <w:rPr>
          <w:rFonts w:ascii="Times New Roman" w:hAnsi="Times New Roman" w:cs="Times New Roman"/>
          <w:szCs w:val="24"/>
        </w:rPr>
        <w:t>,000</w:t>
      </w:r>
      <w:commentRangeEnd w:id="15"/>
      <w:r w:rsidR="00924498" w:rsidRPr="00D410E5">
        <w:rPr>
          <w:rStyle w:val="CommentReference"/>
          <w:rFonts w:ascii="Times New Roman" w:hAnsi="Times New Roman" w:cs="Times New Roman"/>
          <w:sz w:val="24"/>
          <w:szCs w:val="24"/>
        </w:rPr>
        <w:commentReference w:id="15"/>
      </w:r>
      <w:commentRangeEnd w:id="16"/>
      <w:r w:rsidR="00AB51AA">
        <w:rPr>
          <w:rStyle w:val="CommentReference"/>
        </w:rPr>
        <w:commentReference w:id="16"/>
      </w:r>
      <w:r w:rsidRPr="00D410E5">
        <w:rPr>
          <w:rFonts w:ascii="Times New Roman" w:hAnsi="Times New Roman" w:cs="Times New Roman"/>
          <w:szCs w:val="24"/>
        </w:rPr>
        <w:t xml:space="preserve"> vacant lots covering </w:t>
      </w:r>
      <w:r w:rsidR="00924498" w:rsidRPr="00D410E5">
        <w:rPr>
          <w:rFonts w:ascii="Times New Roman" w:hAnsi="Times New Roman" w:cs="Times New Roman"/>
          <w:szCs w:val="24"/>
        </w:rPr>
        <w:t xml:space="preserve">more than </w:t>
      </w:r>
      <w:r w:rsidRPr="00D410E5">
        <w:rPr>
          <w:rFonts w:ascii="Times New Roman" w:hAnsi="Times New Roman" w:cs="Times New Roman"/>
          <w:szCs w:val="24"/>
        </w:rPr>
        <w:t>1,500 ha of land</w:t>
      </w:r>
      <w:r w:rsidR="001F7D69" w:rsidRPr="00D410E5">
        <w:rPr>
          <w:rFonts w:ascii="Times New Roman" w:hAnsi="Times New Roman" w:cs="Times New Roman"/>
          <w:szCs w:val="24"/>
        </w:rPr>
        <w:t xml:space="preserve"> </w:t>
      </w:r>
      <w:r w:rsidR="001F7D69" w:rsidRPr="00D410E5">
        <w:rPr>
          <w:rFonts w:ascii="Times New Roman" w:hAnsi="Times New Roman" w:cs="Times New Roman"/>
          <w:szCs w:val="24"/>
        </w:rPr>
        <w:fldChar w:fldCharType="begin"/>
      </w:r>
      <w:r w:rsidR="005D0BA9" w:rsidRPr="00D410E5">
        <w:rPr>
          <w:rFonts w:ascii="Times New Roman" w:hAnsi="Times New Roman" w:cs="Times New Roman"/>
          <w:szCs w:val="24"/>
        </w:rPr>
        <w:instrText xml:space="preserve"> ADDIN ZOTERO_ITEM CSL_CITATION {"citationID":"Aqm28DHY","properties":{"formattedCitation":"(Western Reserve Land Conservancy 2015, 2018)","plainCitation":"(Western Reserve Land Conservancy 2015, 2018)","noteIndex":0},"citationItems":[{"id":233,"uris":["http://zotero.org/users/5582488/items/N2KFNIWH"],"itemData":{"id":233,"type":"report","page":"199","title":"Cleveland neighborhoods by the numbers: 2015 Cleveland Property Inventory","URL":"https://www.wrlandconservancy.org/wp-content/uploads/2016/08/ClevelandPropertyInventory_issuu_updated122016.pdf","author":[{"family":"Western Reserve Land Conservancy","given":""}],"issued":{"date-parts":[["2015"]]}}},{"id":235,"uris":["http://zotero.org/users/5582488/items/NYMCD5A3"],"itemData":{"id":235,"type":"document","title":"Cleveland Neighborhoods by the Numbers: 2018 East Side of Cleveland Update","URL":"https://www.wrlandconservancy.org/wp-content/uploads/2019/03/Overview_Final-1.pdf","author":[{"literal":"Western Reserve Land Conservancy"}],"issued":{"date-parts":[["2018"]]}}}],"schema":"https://github.com/citation-style-language/schema/raw/master/csl-citation.json"} </w:instrText>
      </w:r>
      <w:r w:rsidR="001F7D69" w:rsidRPr="00D410E5">
        <w:rPr>
          <w:rFonts w:ascii="Times New Roman" w:hAnsi="Times New Roman" w:cs="Times New Roman"/>
          <w:szCs w:val="24"/>
        </w:rPr>
        <w:fldChar w:fldCharType="separate"/>
      </w:r>
      <w:r w:rsidR="005D0BA9" w:rsidRPr="00D410E5">
        <w:rPr>
          <w:rFonts w:ascii="Times New Roman" w:hAnsi="Times New Roman" w:cs="Times New Roman"/>
          <w:szCs w:val="24"/>
        </w:rPr>
        <w:t>(Western Reserve Land Conservancy 2015, 2018)</w:t>
      </w:r>
      <w:r w:rsidR="001F7D69" w:rsidRPr="00D410E5">
        <w:rPr>
          <w:rFonts w:ascii="Times New Roman" w:hAnsi="Times New Roman" w:cs="Times New Roman"/>
          <w:szCs w:val="24"/>
        </w:rPr>
        <w:fldChar w:fldCharType="end"/>
      </w:r>
      <w:r w:rsidR="00DF7F2C" w:rsidRPr="00D410E5">
        <w:rPr>
          <w:rFonts w:ascii="Times New Roman" w:hAnsi="Times New Roman" w:cs="Times New Roman"/>
          <w:szCs w:val="24"/>
        </w:rPr>
        <w:t xml:space="preserve">. </w:t>
      </w:r>
    </w:p>
    <w:p w14:paraId="2F0F1A2C" w14:textId="59565312" w:rsidR="009925B6" w:rsidRPr="00D410E5" w:rsidRDefault="0094489E" w:rsidP="00F26834">
      <w:pPr>
        <w:spacing w:line="480" w:lineRule="auto"/>
        <w:rPr>
          <w:rFonts w:ascii="Times New Roman" w:hAnsi="Times New Roman" w:cs="Times New Roman"/>
          <w:i/>
          <w:iCs/>
          <w:szCs w:val="24"/>
        </w:rPr>
      </w:pPr>
      <w:r w:rsidRPr="00D410E5">
        <w:rPr>
          <w:rFonts w:ascii="Times New Roman" w:hAnsi="Times New Roman" w:cs="Times New Roman"/>
          <w:i/>
          <w:iCs/>
          <w:szCs w:val="24"/>
        </w:rPr>
        <w:t>Urban Species Pool</w:t>
      </w:r>
    </w:p>
    <w:p w14:paraId="7DBC4F6D" w14:textId="654B6285" w:rsidR="001922FF" w:rsidRPr="00D410E5" w:rsidRDefault="0094489E" w:rsidP="0094489E">
      <w:pPr>
        <w:spacing w:line="480" w:lineRule="auto"/>
        <w:ind w:firstLine="720"/>
        <w:rPr>
          <w:rFonts w:ascii="Times New Roman" w:hAnsi="Times New Roman" w:cs="Times New Roman"/>
          <w:szCs w:val="24"/>
        </w:rPr>
      </w:pPr>
      <w:r w:rsidRPr="00D410E5">
        <w:rPr>
          <w:rFonts w:ascii="Times New Roman" w:hAnsi="Times New Roman" w:cs="Times New Roman"/>
          <w:szCs w:val="24"/>
        </w:rPr>
        <w:t xml:space="preserve">The urban species pool was compiled from bee records reported by </w:t>
      </w:r>
      <w:r w:rsidR="003F3302" w:rsidRPr="00D410E5">
        <w:rPr>
          <w:rFonts w:ascii="Times New Roman" w:hAnsi="Times New Roman" w:cs="Times New Roman"/>
          <w:szCs w:val="24"/>
        </w:rPr>
        <w:fldChar w:fldCharType="begin"/>
      </w:r>
      <w:r w:rsidR="005A5CDC" w:rsidRPr="00D410E5">
        <w:rPr>
          <w:rFonts w:ascii="Times New Roman" w:hAnsi="Times New Roman" w:cs="Times New Roman"/>
          <w:szCs w:val="24"/>
        </w:rPr>
        <w:instrText xml:space="preserve"> ADDIN ZOTERO_ITEM CSL_CITATION {"citationID":"TzKiytEd","properties":{"formattedCitation":"(Sivakoff et al. 2018)","plainCitation":"(Sivakoff et al. 2018)","dontUpdate":true,"noteIndex":0},"citationItems":[{"id":807,"uris":["http://zotero.org/users/5582488/items/C5CYHV2F"],"itemData":{"id":807,"type":"article-journal","container-title":"Sustainability","DOI":"10.3390/su10061926","ISSN":"2071-1050","issue":"6","journalAbbreviation":"Sustainability","language":"en","page":"1926","source":"DOI.org (Crossref)","title":"Unique Bee Communities within Vacant Lots and Urban Farms Result from Variation in Surrounding Urbanization Intensity","volume":"10","author":[{"family":"Sivakoff","given":"Frances"},{"family":"Prajzner","given":"Scott"},{"family":"Gardiner","given":"Mary"}],"issued":{"date-parts":[["2018",6,8]]}}}],"schema":"https://github.com/citation-style-language/schema/raw/master/csl-citation.json"} </w:instrText>
      </w:r>
      <w:r w:rsidR="003F3302" w:rsidRPr="00D410E5">
        <w:rPr>
          <w:rFonts w:ascii="Times New Roman" w:hAnsi="Times New Roman" w:cs="Times New Roman"/>
          <w:szCs w:val="24"/>
        </w:rPr>
        <w:fldChar w:fldCharType="separate"/>
      </w:r>
      <w:r w:rsidR="003F3302" w:rsidRPr="00D410E5">
        <w:rPr>
          <w:rFonts w:ascii="Times New Roman" w:hAnsi="Times New Roman" w:cs="Times New Roman"/>
          <w:szCs w:val="24"/>
        </w:rPr>
        <w:t>Sivakoff et al. (2018)</w:t>
      </w:r>
      <w:r w:rsidR="003F3302" w:rsidRPr="00D410E5">
        <w:rPr>
          <w:rFonts w:ascii="Times New Roman" w:hAnsi="Times New Roman" w:cs="Times New Roman"/>
          <w:szCs w:val="24"/>
        </w:rPr>
        <w:fldChar w:fldCharType="end"/>
      </w:r>
      <w:r w:rsidRPr="00D410E5">
        <w:rPr>
          <w:rFonts w:ascii="Times New Roman" w:hAnsi="Times New Roman" w:cs="Times New Roman"/>
          <w:szCs w:val="24"/>
        </w:rPr>
        <w:t xml:space="preserve"> and </w:t>
      </w:r>
      <w:commentRangeStart w:id="17"/>
      <w:r w:rsidR="003F3302" w:rsidRPr="00D410E5">
        <w:rPr>
          <w:rFonts w:ascii="Times New Roman" w:hAnsi="Times New Roman" w:cs="Times New Roman"/>
          <w:szCs w:val="24"/>
        </w:rPr>
        <w:fldChar w:fldCharType="begin"/>
      </w:r>
      <w:r w:rsidR="005A5CDC" w:rsidRPr="00D410E5">
        <w:rPr>
          <w:rFonts w:ascii="Times New Roman" w:hAnsi="Times New Roman" w:cs="Times New Roman"/>
          <w:szCs w:val="24"/>
        </w:rPr>
        <w:instrText xml:space="preserve"> ADDIN ZOTERO_ITEM CSL_CITATION {"citationID":"ILQfYZHP","properties":{"formattedCitation":"(Turo and Gardiner 2021)","plainCitation":"(Turo and Gardiner 2021)","dontUpdate":true,"noteIndex":0},"citationItems":[{"id":810,"uris":["http://zotero.org/users/5582488/items/WT9U6KSI"],"itemData":{"id":810,"type":"article-journal","container-title":"Conservation Biology","DOI":"10.1111/cobi.13753","ISSN":"0888-8892, 1523-1739","issue":"6","journalAbbreviation":"Conservation Biology","language":"en","page":"1755-1765","source":"DOI.org (Crossref)","title":"Effects of urban greenspace configuration and native vegetation on bee and wasp reproduction","volume":"35","author":[{"family":"Turo","given":"Katherine J."},{"family":"Gardiner","given":"Mary M."}],"issued":{"date-parts":[["2021",12]]}}}],"schema":"https://github.com/citation-style-language/schema/raw/master/csl-citation.json"} </w:instrText>
      </w:r>
      <w:r w:rsidR="003F3302" w:rsidRPr="00D410E5">
        <w:rPr>
          <w:rFonts w:ascii="Times New Roman" w:hAnsi="Times New Roman" w:cs="Times New Roman"/>
          <w:szCs w:val="24"/>
        </w:rPr>
        <w:fldChar w:fldCharType="separate"/>
      </w:r>
      <w:r w:rsidR="003F3302" w:rsidRPr="00D410E5">
        <w:rPr>
          <w:rFonts w:ascii="Times New Roman" w:hAnsi="Times New Roman" w:cs="Times New Roman"/>
          <w:szCs w:val="24"/>
        </w:rPr>
        <w:t>Turo and Gardiner (2021)</w:t>
      </w:r>
      <w:r w:rsidR="003F3302" w:rsidRPr="00D410E5">
        <w:rPr>
          <w:rFonts w:ascii="Times New Roman" w:hAnsi="Times New Roman" w:cs="Times New Roman"/>
          <w:szCs w:val="24"/>
        </w:rPr>
        <w:fldChar w:fldCharType="end"/>
      </w:r>
      <w:commentRangeEnd w:id="17"/>
      <w:r w:rsidR="000F6D84">
        <w:rPr>
          <w:rStyle w:val="CommentReference"/>
        </w:rPr>
        <w:commentReference w:id="17"/>
      </w:r>
      <w:r w:rsidRPr="00D410E5">
        <w:rPr>
          <w:rFonts w:ascii="Times New Roman" w:hAnsi="Times New Roman" w:cs="Times New Roman"/>
          <w:szCs w:val="24"/>
        </w:rPr>
        <w:t xml:space="preserve">. Within these studies, bees were collected </w:t>
      </w:r>
      <w:r w:rsidR="002D6A43" w:rsidRPr="00D410E5">
        <w:rPr>
          <w:rFonts w:ascii="Times New Roman" w:hAnsi="Times New Roman" w:cs="Times New Roman"/>
          <w:szCs w:val="24"/>
        </w:rPr>
        <w:t xml:space="preserve">from 49 </w:t>
      </w:r>
      <w:r w:rsidRPr="00D410E5">
        <w:rPr>
          <w:rFonts w:ascii="Times New Roman" w:hAnsi="Times New Roman" w:cs="Times New Roman"/>
          <w:szCs w:val="24"/>
        </w:rPr>
        <w:t xml:space="preserve">vacant lot sites within five </w:t>
      </w:r>
      <w:r w:rsidR="00C9555B" w:rsidRPr="00D410E5">
        <w:rPr>
          <w:rFonts w:ascii="Times New Roman" w:hAnsi="Times New Roman" w:cs="Times New Roman"/>
          <w:szCs w:val="24"/>
        </w:rPr>
        <w:t xml:space="preserve">habitat </w:t>
      </w:r>
      <w:r w:rsidRPr="00D410E5">
        <w:rPr>
          <w:rFonts w:ascii="Times New Roman" w:hAnsi="Times New Roman" w:cs="Times New Roman"/>
          <w:szCs w:val="24"/>
        </w:rPr>
        <w:t>management schemes: (1) Urban farms includ</w:t>
      </w:r>
      <w:r w:rsidR="00854B2D" w:rsidRPr="00D410E5">
        <w:rPr>
          <w:rFonts w:ascii="Times New Roman" w:hAnsi="Times New Roman" w:cs="Times New Roman"/>
          <w:szCs w:val="24"/>
        </w:rPr>
        <w:t>ing</w:t>
      </w:r>
      <w:r w:rsidRPr="00D410E5">
        <w:rPr>
          <w:rFonts w:ascii="Times New Roman" w:hAnsi="Times New Roman" w:cs="Times New Roman"/>
          <w:szCs w:val="24"/>
        </w:rPr>
        <w:t xml:space="preserve"> community gardens, and educational or for-profit farms that had been established on converted vacant lots at least two years prior to the study</w:t>
      </w:r>
      <w:r w:rsidR="002D6A43" w:rsidRPr="00D410E5">
        <w:rPr>
          <w:rFonts w:ascii="Times New Roman" w:hAnsi="Times New Roman" w:cs="Times New Roman"/>
          <w:szCs w:val="24"/>
        </w:rPr>
        <w:t xml:space="preserve"> (n=8)</w:t>
      </w:r>
      <w:r w:rsidRPr="00D410E5">
        <w:rPr>
          <w:rFonts w:ascii="Times New Roman" w:hAnsi="Times New Roman" w:cs="Times New Roman"/>
          <w:szCs w:val="24"/>
        </w:rPr>
        <w:t xml:space="preserve">; (2) </w:t>
      </w:r>
      <w:r w:rsidR="00854B2D" w:rsidRPr="00D410E5">
        <w:rPr>
          <w:rFonts w:ascii="Times New Roman" w:hAnsi="Times New Roman" w:cs="Times New Roman"/>
          <w:szCs w:val="24"/>
        </w:rPr>
        <w:t>V</w:t>
      </w:r>
      <w:r w:rsidRPr="00D410E5">
        <w:rPr>
          <w:rFonts w:ascii="Times New Roman" w:hAnsi="Times New Roman" w:cs="Times New Roman"/>
          <w:szCs w:val="24"/>
        </w:rPr>
        <w:t xml:space="preserve">acant lots </w:t>
      </w:r>
      <w:r w:rsidR="00B15390" w:rsidRPr="00D410E5">
        <w:rPr>
          <w:rFonts w:ascii="Times New Roman" w:hAnsi="Times New Roman" w:cs="Times New Roman"/>
          <w:szCs w:val="24"/>
        </w:rPr>
        <w:t>seeded</w:t>
      </w:r>
      <w:r w:rsidRPr="00D410E5">
        <w:rPr>
          <w:rFonts w:ascii="Times New Roman" w:hAnsi="Times New Roman" w:cs="Times New Roman"/>
          <w:szCs w:val="24"/>
        </w:rPr>
        <w:t xml:space="preserve"> with fescue grasses and spontaneous urban </w:t>
      </w:r>
      <w:r w:rsidRPr="00D410E5">
        <w:rPr>
          <w:rFonts w:ascii="Times New Roman" w:hAnsi="Times New Roman" w:cs="Times New Roman"/>
          <w:szCs w:val="24"/>
        </w:rPr>
        <w:lastRenderedPageBreak/>
        <w:t>vegetation that were mown monthly</w:t>
      </w:r>
      <w:r w:rsidR="00B15390" w:rsidRPr="00D410E5">
        <w:rPr>
          <w:rFonts w:ascii="Times New Roman" w:hAnsi="Times New Roman" w:cs="Times New Roman"/>
          <w:szCs w:val="24"/>
        </w:rPr>
        <w:t xml:space="preserve"> to reflect current management by the city of Cleveland</w:t>
      </w:r>
      <w:r w:rsidR="002D6A43" w:rsidRPr="00D410E5">
        <w:rPr>
          <w:rFonts w:ascii="Times New Roman" w:hAnsi="Times New Roman" w:cs="Times New Roman"/>
          <w:szCs w:val="24"/>
        </w:rPr>
        <w:t xml:space="preserve"> (n = 17)</w:t>
      </w:r>
      <w:r w:rsidRPr="00D410E5">
        <w:rPr>
          <w:rFonts w:ascii="Times New Roman" w:hAnsi="Times New Roman" w:cs="Times New Roman"/>
          <w:szCs w:val="24"/>
        </w:rPr>
        <w:t xml:space="preserve">; (3) Flowering lawns seeded with four non-native forb species as well as fescue grasses </w:t>
      </w:r>
      <w:r w:rsidR="00854B2D" w:rsidRPr="00D410E5">
        <w:rPr>
          <w:rFonts w:ascii="Times New Roman" w:hAnsi="Times New Roman" w:cs="Times New Roman"/>
          <w:szCs w:val="24"/>
        </w:rPr>
        <w:t>that</w:t>
      </w:r>
      <w:r w:rsidRPr="00D410E5">
        <w:rPr>
          <w:rFonts w:ascii="Times New Roman" w:hAnsi="Times New Roman" w:cs="Times New Roman"/>
          <w:szCs w:val="24"/>
        </w:rPr>
        <w:t xml:space="preserve"> were mown monthly</w:t>
      </w:r>
      <w:r w:rsidR="002D6A43" w:rsidRPr="00D410E5">
        <w:rPr>
          <w:rFonts w:ascii="Times New Roman" w:hAnsi="Times New Roman" w:cs="Times New Roman"/>
          <w:szCs w:val="24"/>
        </w:rPr>
        <w:t xml:space="preserve"> (n=8)</w:t>
      </w:r>
      <w:r w:rsidRPr="00D410E5">
        <w:rPr>
          <w:rFonts w:ascii="Times New Roman" w:hAnsi="Times New Roman" w:cs="Times New Roman"/>
          <w:szCs w:val="24"/>
        </w:rPr>
        <w:t xml:space="preserve">; (4) Low diversity </w:t>
      </w:r>
      <w:r w:rsidR="00B15390" w:rsidRPr="00D410E5">
        <w:rPr>
          <w:rFonts w:ascii="Times New Roman" w:hAnsi="Times New Roman" w:cs="Times New Roman"/>
          <w:szCs w:val="24"/>
        </w:rPr>
        <w:t xml:space="preserve">pocket </w:t>
      </w:r>
      <w:r w:rsidRPr="00D410E5">
        <w:rPr>
          <w:rFonts w:ascii="Times New Roman" w:hAnsi="Times New Roman" w:cs="Times New Roman"/>
          <w:szCs w:val="24"/>
        </w:rPr>
        <w:t xml:space="preserve">prairies seeded with three native grasses and six </w:t>
      </w:r>
      <w:r w:rsidR="00B15390" w:rsidRPr="00D410E5">
        <w:rPr>
          <w:rFonts w:ascii="Times New Roman" w:hAnsi="Times New Roman" w:cs="Times New Roman"/>
          <w:szCs w:val="24"/>
        </w:rPr>
        <w:t xml:space="preserve">native </w:t>
      </w:r>
      <w:r w:rsidRPr="00D410E5">
        <w:rPr>
          <w:rFonts w:ascii="Times New Roman" w:hAnsi="Times New Roman" w:cs="Times New Roman"/>
          <w:szCs w:val="24"/>
        </w:rPr>
        <w:t>forb species that were mown annually</w:t>
      </w:r>
      <w:r w:rsidR="00B15390" w:rsidRPr="00D410E5">
        <w:rPr>
          <w:rFonts w:ascii="Times New Roman" w:hAnsi="Times New Roman" w:cs="Times New Roman"/>
          <w:szCs w:val="24"/>
        </w:rPr>
        <w:t xml:space="preserve"> in </w:t>
      </w:r>
      <w:r w:rsidR="00BA1427" w:rsidRPr="00D410E5">
        <w:rPr>
          <w:rFonts w:ascii="Times New Roman" w:hAnsi="Times New Roman" w:cs="Times New Roman"/>
          <w:szCs w:val="24"/>
        </w:rPr>
        <w:t>October</w:t>
      </w:r>
      <w:ins w:id="18" w:author="Gardiner, Mary" w:date="2022-09-13T07:28:00Z">
        <w:r w:rsidR="000F6D84">
          <w:rPr>
            <w:rFonts w:ascii="Times New Roman" w:hAnsi="Times New Roman" w:cs="Times New Roman"/>
            <w:szCs w:val="24"/>
          </w:rPr>
          <w:t xml:space="preserve"> </w:t>
        </w:r>
      </w:ins>
      <w:r w:rsidR="002D6A43" w:rsidRPr="00D410E5">
        <w:rPr>
          <w:rFonts w:ascii="Times New Roman" w:hAnsi="Times New Roman" w:cs="Times New Roman"/>
          <w:szCs w:val="24"/>
        </w:rPr>
        <w:t>(n=8)</w:t>
      </w:r>
      <w:r w:rsidRPr="00D410E5">
        <w:rPr>
          <w:rFonts w:ascii="Times New Roman" w:hAnsi="Times New Roman" w:cs="Times New Roman"/>
          <w:szCs w:val="24"/>
        </w:rPr>
        <w:t xml:space="preserve">; and (5) High diversity </w:t>
      </w:r>
      <w:r w:rsidR="00B15390" w:rsidRPr="00D410E5">
        <w:rPr>
          <w:rFonts w:ascii="Times New Roman" w:hAnsi="Times New Roman" w:cs="Times New Roman"/>
          <w:szCs w:val="24"/>
        </w:rPr>
        <w:t xml:space="preserve">pocket </w:t>
      </w:r>
      <w:r w:rsidRPr="00D410E5">
        <w:rPr>
          <w:rFonts w:ascii="Times New Roman" w:hAnsi="Times New Roman" w:cs="Times New Roman"/>
          <w:szCs w:val="24"/>
        </w:rPr>
        <w:t>prairies seeded with three native grass</w:t>
      </w:r>
      <w:r w:rsidR="00FB06FD" w:rsidRPr="00D410E5">
        <w:rPr>
          <w:rFonts w:ascii="Times New Roman" w:hAnsi="Times New Roman" w:cs="Times New Roman"/>
          <w:szCs w:val="24"/>
        </w:rPr>
        <w:t>es</w:t>
      </w:r>
      <w:r w:rsidRPr="00D410E5">
        <w:rPr>
          <w:rFonts w:ascii="Times New Roman" w:hAnsi="Times New Roman" w:cs="Times New Roman"/>
          <w:szCs w:val="24"/>
        </w:rPr>
        <w:t xml:space="preserve"> and </w:t>
      </w:r>
      <w:r w:rsidR="00C9555B" w:rsidRPr="00D410E5">
        <w:rPr>
          <w:rFonts w:ascii="Times New Roman" w:hAnsi="Times New Roman" w:cs="Times New Roman"/>
          <w:szCs w:val="24"/>
        </w:rPr>
        <w:t>22</w:t>
      </w:r>
      <w:r w:rsidRPr="00D410E5">
        <w:rPr>
          <w:rFonts w:ascii="Times New Roman" w:hAnsi="Times New Roman" w:cs="Times New Roman"/>
          <w:szCs w:val="24"/>
        </w:rPr>
        <w:t xml:space="preserve"> native forb species that were mown annually</w:t>
      </w:r>
      <w:r w:rsidR="00FB06FD" w:rsidRPr="00D410E5">
        <w:rPr>
          <w:rFonts w:ascii="Times New Roman" w:hAnsi="Times New Roman" w:cs="Times New Roman"/>
          <w:szCs w:val="24"/>
        </w:rPr>
        <w:t xml:space="preserve"> in </w:t>
      </w:r>
      <w:r w:rsidR="00BA1427" w:rsidRPr="00D410E5">
        <w:rPr>
          <w:rFonts w:ascii="Times New Roman" w:hAnsi="Times New Roman" w:cs="Times New Roman"/>
          <w:szCs w:val="24"/>
        </w:rPr>
        <w:t>October</w:t>
      </w:r>
      <w:r w:rsidRPr="00D410E5">
        <w:rPr>
          <w:rFonts w:ascii="Times New Roman" w:hAnsi="Times New Roman" w:cs="Times New Roman"/>
          <w:szCs w:val="24"/>
        </w:rPr>
        <w:t xml:space="preserve"> </w:t>
      </w:r>
      <w:commentRangeStart w:id="19"/>
      <w:r w:rsidR="002D6A43" w:rsidRPr="00D410E5">
        <w:rPr>
          <w:rFonts w:ascii="Times New Roman" w:hAnsi="Times New Roman" w:cs="Times New Roman"/>
          <w:szCs w:val="24"/>
        </w:rPr>
        <w:t>(n=8</w:t>
      </w:r>
      <w:commentRangeEnd w:id="19"/>
      <w:r w:rsidR="00A73329" w:rsidRPr="00D410E5">
        <w:rPr>
          <w:rStyle w:val="CommentReference"/>
          <w:rFonts w:ascii="Times New Roman" w:hAnsi="Times New Roman" w:cs="Times New Roman"/>
          <w:sz w:val="24"/>
          <w:szCs w:val="24"/>
        </w:rPr>
        <w:commentReference w:id="19"/>
      </w:r>
      <w:r w:rsidR="002D6A43" w:rsidRPr="00D410E5">
        <w:rPr>
          <w:rFonts w:ascii="Times New Roman" w:hAnsi="Times New Roman" w:cs="Times New Roman"/>
          <w:szCs w:val="24"/>
        </w:rPr>
        <w:t>)</w:t>
      </w:r>
      <w:r w:rsidRPr="00D410E5">
        <w:rPr>
          <w:rFonts w:ascii="Times New Roman" w:hAnsi="Times New Roman" w:cs="Times New Roman"/>
          <w:szCs w:val="24"/>
        </w:rPr>
        <w:t>.</w:t>
      </w:r>
      <w:r w:rsidR="00B61B48" w:rsidRPr="00D410E5">
        <w:rPr>
          <w:rFonts w:ascii="Times New Roman" w:hAnsi="Times New Roman" w:cs="Times New Roman"/>
          <w:szCs w:val="24"/>
        </w:rPr>
        <w:t xml:space="preserve"> The Ohio Prairie Nursery (Hiram, Ohio, USA) seeded the prairie treatments in November 2014, following two applications of non-selective glyphosate-based herbicide (28</w:t>
      </w:r>
      <w:r w:rsidR="00B61B48" w:rsidRPr="00D410E5">
        <w:rPr>
          <w:rFonts w:ascii="Times New Roman" w:hAnsi="Times New Roman" w:cs="Times New Roman"/>
          <w:szCs w:val="24"/>
          <w:vertAlign w:val="superscript"/>
        </w:rPr>
        <w:t>th</w:t>
      </w:r>
      <w:r w:rsidR="00B61B48" w:rsidRPr="00D410E5">
        <w:rPr>
          <w:rFonts w:ascii="Times New Roman" w:hAnsi="Times New Roman" w:cs="Times New Roman"/>
          <w:szCs w:val="24"/>
        </w:rPr>
        <w:t>-30</w:t>
      </w:r>
      <w:r w:rsidR="00B61B48" w:rsidRPr="00D410E5">
        <w:rPr>
          <w:rFonts w:ascii="Times New Roman" w:hAnsi="Times New Roman" w:cs="Times New Roman"/>
          <w:szCs w:val="24"/>
          <w:vertAlign w:val="superscript"/>
        </w:rPr>
        <w:t>th</w:t>
      </w:r>
      <w:r w:rsidR="00B61B48" w:rsidRPr="00D410E5">
        <w:rPr>
          <w:rFonts w:ascii="Times New Roman" w:hAnsi="Times New Roman" w:cs="Times New Roman"/>
          <w:szCs w:val="24"/>
        </w:rPr>
        <w:t xml:space="preserve"> May and 23</w:t>
      </w:r>
      <w:r w:rsidR="00B61B48" w:rsidRPr="00D410E5">
        <w:rPr>
          <w:rFonts w:ascii="Times New Roman" w:hAnsi="Times New Roman" w:cs="Times New Roman"/>
          <w:szCs w:val="24"/>
          <w:vertAlign w:val="superscript"/>
        </w:rPr>
        <w:t>rd</w:t>
      </w:r>
      <w:r w:rsidR="00B61B48" w:rsidRPr="00D410E5">
        <w:rPr>
          <w:rFonts w:ascii="Times New Roman" w:hAnsi="Times New Roman" w:cs="Times New Roman"/>
          <w:szCs w:val="24"/>
        </w:rPr>
        <w:t xml:space="preserve"> -25</w:t>
      </w:r>
      <w:r w:rsidR="00B61B48" w:rsidRPr="00D410E5">
        <w:rPr>
          <w:rFonts w:ascii="Times New Roman" w:hAnsi="Times New Roman" w:cs="Times New Roman"/>
          <w:szCs w:val="24"/>
          <w:vertAlign w:val="superscript"/>
        </w:rPr>
        <w:t>th</w:t>
      </w:r>
      <w:r w:rsidR="00B61B48" w:rsidRPr="00D410E5">
        <w:rPr>
          <w:rFonts w:ascii="Times New Roman" w:hAnsi="Times New Roman" w:cs="Times New Roman"/>
          <w:szCs w:val="24"/>
        </w:rPr>
        <w:t xml:space="preserve"> June 2014). An additional mixture of forb species was overseeded in January 2016. </w:t>
      </w:r>
      <w:del w:id="20" w:author="Gardiner, Mary" w:date="2022-09-13T07:29:00Z">
        <w:r w:rsidR="00B61B48" w:rsidRPr="00D410E5" w:rsidDel="000F6D84">
          <w:rPr>
            <w:rFonts w:ascii="Times New Roman" w:hAnsi="Times New Roman" w:cs="Times New Roman"/>
            <w:szCs w:val="24"/>
          </w:rPr>
          <w:delText xml:space="preserve">Plants </w:delText>
        </w:r>
      </w:del>
      <w:ins w:id="21" w:author="Gardiner, Mary" w:date="2022-09-13T07:29:00Z">
        <w:r w:rsidR="000F6D84">
          <w:rPr>
            <w:rFonts w:ascii="Times New Roman" w:hAnsi="Times New Roman" w:cs="Times New Roman"/>
            <w:szCs w:val="24"/>
          </w:rPr>
          <w:t>Pocket prairie seed mixes</w:t>
        </w:r>
        <w:r w:rsidR="000F6D84" w:rsidRPr="00D410E5">
          <w:rPr>
            <w:rFonts w:ascii="Times New Roman" w:hAnsi="Times New Roman" w:cs="Times New Roman"/>
            <w:szCs w:val="24"/>
          </w:rPr>
          <w:t xml:space="preserve"> </w:t>
        </w:r>
      </w:ins>
      <w:r w:rsidR="00B61B48" w:rsidRPr="00D410E5">
        <w:rPr>
          <w:rFonts w:ascii="Times New Roman" w:hAnsi="Times New Roman" w:cs="Times New Roman"/>
          <w:szCs w:val="24"/>
        </w:rPr>
        <w:t xml:space="preserve">were </w:t>
      </w:r>
      <w:del w:id="22" w:author="Gardiner, Mary" w:date="2022-09-13T07:28:00Z">
        <w:r w:rsidR="00B61B48" w:rsidRPr="00D410E5" w:rsidDel="000F6D84">
          <w:rPr>
            <w:rFonts w:ascii="Times New Roman" w:hAnsi="Times New Roman" w:cs="Times New Roman"/>
            <w:szCs w:val="24"/>
          </w:rPr>
          <w:delText xml:space="preserve">chosen </w:delText>
        </w:r>
      </w:del>
      <w:ins w:id="23" w:author="Gardiner, Mary" w:date="2022-09-13T07:29:00Z">
        <w:r w:rsidR="000F6D84">
          <w:rPr>
            <w:rFonts w:ascii="Times New Roman" w:hAnsi="Times New Roman" w:cs="Times New Roman"/>
            <w:szCs w:val="24"/>
          </w:rPr>
          <w:t xml:space="preserve">selected based on their previous studies that had demonstrte4d their </w:t>
        </w:r>
      </w:ins>
      <w:ins w:id="24" w:author="Gardiner, Mary" w:date="2022-09-13T07:30:00Z">
        <w:r w:rsidR="000F6D84">
          <w:rPr>
            <w:rFonts w:ascii="Times New Roman" w:hAnsi="Times New Roman" w:cs="Times New Roman"/>
            <w:szCs w:val="24"/>
          </w:rPr>
          <w:t>attractiveness</w:t>
        </w:r>
      </w:ins>
      <w:ins w:id="25" w:author="Gardiner, Mary" w:date="2022-09-13T07:29:00Z">
        <w:r w:rsidR="000F6D84">
          <w:rPr>
            <w:rFonts w:ascii="Times New Roman" w:hAnsi="Times New Roman" w:cs="Times New Roman"/>
            <w:szCs w:val="24"/>
          </w:rPr>
          <w:t xml:space="preserve"> to pollinators</w:t>
        </w:r>
      </w:ins>
      <w:ins w:id="26" w:author="Gardiner, Mary" w:date="2022-09-13T07:30:00Z">
        <w:r w:rsidR="000F6D84">
          <w:rPr>
            <w:rFonts w:ascii="Times New Roman" w:hAnsi="Times New Roman" w:cs="Times New Roman"/>
            <w:szCs w:val="24"/>
          </w:rPr>
          <w:t xml:space="preserve"> (</w:t>
        </w:r>
        <w:proofErr w:type="spellStart"/>
        <w:r w:rsidR="000F6D84">
          <w:rPr>
            <w:rFonts w:ascii="Times New Roman" w:hAnsi="Times New Roman" w:cs="Times New Roman"/>
            <w:szCs w:val="24"/>
          </w:rPr>
          <w:t>mary</w:t>
        </w:r>
        <w:proofErr w:type="spellEnd"/>
        <w:r w:rsidR="000F6D84">
          <w:rPr>
            <w:rFonts w:ascii="Times New Roman" w:hAnsi="Times New Roman" w:cs="Times New Roman"/>
            <w:szCs w:val="24"/>
          </w:rPr>
          <w:t xml:space="preserve"> add)</w:t>
        </w:r>
      </w:ins>
      <w:ins w:id="27" w:author="Gardiner, Mary" w:date="2022-09-13T07:29:00Z">
        <w:r w:rsidR="000F6D84">
          <w:rPr>
            <w:rFonts w:ascii="Times New Roman" w:hAnsi="Times New Roman" w:cs="Times New Roman"/>
            <w:szCs w:val="24"/>
          </w:rPr>
          <w:t xml:space="preserve">, seed </w:t>
        </w:r>
      </w:ins>
      <w:ins w:id="28" w:author="Gardiner, Mary" w:date="2022-09-13T07:30:00Z">
        <w:r w:rsidR="000F6D84">
          <w:rPr>
            <w:rFonts w:ascii="Times New Roman" w:hAnsi="Times New Roman" w:cs="Times New Roman"/>
            <w:szCs w:val="24"/>
          </w:rPr>
          <w:t>availability</w:t>
        </w:r>
      </w:ins>
      <w:ins w:id="29" w:author="Gardiner, Mary" w:date="2022-09-13T07:29:00Z">
        <w:r w:rsidR="000F6D84">
          <w:rPr>
            <w:rFonts w:ascii="Times New Roman" w:hAnsi="Times New Roman" w:cs="Times New Roman"/>
            <w:szCs w:val="24"/>
          </w:rPr>
          <w:t>, and</w:t>
        </w:r>
      </w:ins>
      <w:ins w:id="30" w:author="Gardiner, Mary" w:date="2022-09-13T07:28:00Z">
        <w:r w:rsidR="000F6D84" w:rsidRPr="00D410E5">
          <w:rPr>
            <w:rFonts w:ascii="Times New Roman" w:hAnsi="Times New Roman" w:cs="Times New Roman"/>
            <w:szCs w:val="24"/>
          </w:rPr>
          <w:t xml:space="preserve"> </w:t>
        </w:r>
      </w:ins>
      <w:r w:rsidR="00B61B48" w:rsidRPr="00D410E5">
        <w:rPr>
          <w:rFonts w:ascii="Times New Roman" w:hAnsi="Times New Roman" w:cs="Times New Roman"/>
          <w:szCs w:val="24"/>
        </w:rPr>
        <w:t xml:space="preserve">to maintain a bloom period </w:t>
      </w:r>
      <w:del w:id="31" w:author="Gardiner, Mary" w:date="2022-09-13T07:30:00Z">
        <w:r w:rsidR="00B61B48" w:rsidRPr="00D410E5" w:rsidDel="000F6D84">
          <w:rPr>
            <w:rFonts w:ascii="Times New Roman" w:hAnsi="Times New Roman" w:cs="Times New Roman"/>
            <w:szCs w:val="24"/>
          </w:rPr>
          <w:delText>between May and September</w:delText>
        </w:r>
      </w:del>
      <w:ins w:id="32" w:author="Gardiner, Mary" w:date="2022-09-13T07:30:00Z">
        <w:r w:rsidR="000F6D84">
          <w:rPr>
            <w:rFonts w:ascii="Times New Roman" w:hAnsi="Times New Roman" w:cs="Times New Roman"/>
            <w:szCs w:val="24"/>
          </w:rPr>
          <w:t>across the growing season</w:t>
        </w:r>
      </w:ins>
      <w:r w:rsidR="00B61B48" w:rsidRPr="00D410E5">
        <w:rPr>
          <w:rFonts w:ascii="Times New Roman" w:hAnsi="Times New Roman" w:cs="Times New Roman"/>
          <w:szCs w:val="24"/>
        </w:rPr>
        <w:t xml:space="preserve">. </w:t>
      </w:r>
    </w:p>
    <w:p w14:paraId="3A607598" w14:textId="6EDEB5CC" w:rsidR="001922FF" w:rsidRPr="00D410E5" w:rsidRDefault="003F3302" w:rsidP="0094489E">
      <w:pPr>
        <w:spacing w:line="480" w:lineRule="auto"/>
        <w:ind w:firstLine="720"/>
        <w:rPr>
          <w:rFonts w:ascii="Times New Roman" w:hAnsi="Times New Roman" w:cs="Times New Roman"/>
          <w:szCs w:val="24"/>
        </w:rPr>
      </w:pPr>
      <w:r w:rsidRPr="00D410E5">
        <w:rPr>
          <w:rFonts w:ascii="Times New Roman" w:hAnsi="Times New Roman" w:cs="Times New Roman"/>
          <w:szCs w:val="24"/>
        </w:rPr>
        <w:fldChar w:fldCharType="begin"/>
      </w:r>
      <w:r w:rsidR="005A5CDC" w:rsidRPr="00D410E5">
        <w:rPr>
          <w:rFonts w:ascii="Times New Roman" w:hAnsi="Times New Roman" w:cs="Times New Roman"/>
          <w:szCs w:val="24"/>
        </w:rPr>
        <w:instrText xml:space="preserve"> ADDIN ZOTERO_ITEM CSL_CITATION {"citationID":"C5nZyYzB","properties":{"formattedCitation":"(Sivakoff et al. 2018)","plainCitation":"(Sivakoff et al. 2018)","dontUpdate":true,"noteIndex":0},"citationItems":[{"id":807,"uris":["http://zotero.org/users/5582488/items/C5CYHV2F"],"itemData":{"id":807,"type":"article-journal","container-title":"Sustainability","DOI":"10.3390/su10061926","ISSN":"2071-1050","issue":"6","journalAbbreviation":"Sustainability","language":"en","page":"1926","source":"DOI.org (Crossref)","title":"Unique Bee Communities within Vacant Lots and Urban Farms Result from Variation in Surrounding Urbanization Intensity","volume":"10","author":[{"family":"Sivakoff","given":"Frances"},{"family":"Prajzner","given":"Scott"},{"family":"Gardiner","given":"Mary"}],"issued":{"date-parts":[["2018",6,8]]}}}],"schema":"https://github.com/citation-style-language/schema/raw/master/csl-citation.json"} </w:instrText>
      </w:r>
      <w:r w:rsidRPr="00D410E5">
        <w:rPr>
          <w:rFonts w:ascii="Times New Roman" w:hAnsi="Times New Roman" w:cs="Times New Roman"/>
          <w:szCs w:val="24"/>
        </w:rPr>
        <w:fldChar w:fldCharType="separate"/>
      </w:r>
      <w:r w:rsidRPr="00D410E5">
        <w:rPr>
          <w:rFonts w:ascii="Times New Roman" w:hAnsi="Times New Roman" w:cs="Times New Roman"/>
          <w:szCs w:val="24"/>
        </w:rPr>
        <w:t>Sivakoff et al. (2018)</w:t>
      </w:r>
      <w:r w:rsidRPr="00D410E5">
        <w:rPr>
          <w:rFonts w:ascii="Times New Roman" w:hAnsi="Times New Roman" w:cs="Times New Roman"/>
          <w:szCs w:val="24"/>
        </w:rPr>
        <w:fldChar w:fldCharType="end"/>
      </w:r>
      <w:r w:rsidRPr="00D410E5">
        <w:rPr>
          <w:rFonts w:ascii="Times New Roman" w:hAnsi="Times New Roman" w:cs="Times New Roman"/>
          <w:szCs w:val="24"/>
        </w:rPr>
        <w:t xml:space="preserve"> </w:t>
      </w:r>
      <w:r w:rsidR="001922FF" w:rsidRPr="00D410E5">
        <w:rPr>
          <w:rFonts w:ascii="Times New Roman" w:hAnsi="Times New Roman" w:cs="Times New Roman"/>
          <w:szCs w:val="24"/>
        </w:rPr>
        <w:t xml:space="preserve">sampled bees in urban farms and vacant lots in 2010 and 2011, while </w:t>
      </w:r>
      <w:r w:rsidRPr="00D410E5">
        <w:rPr>
          <w:rFonts w:ascii="Times New Roman" w:hAnsi="Times New Roman" w:cs="Times New Roman"/>
          <w:szCs w:val="24"/>
        </w:rPr>
        <w:fldChar w:fldCharType="begin"/>
      </w:r>
      <w:r w:rsidR="005A5CDC" w:rsidRPr="00D410E5">
        <w:rPr>
          <w:rFonts w:ascii="Times New Roman" w:hAnsi="Times New Roman" w:cs="Times New Roman"/>
          <w:szCs w:val="24"/>
        </w:rPr>
        <w:instrText xml:space="preserve"> ADDIN ZOTERO_ITEM CSL_CITATION {"citationID":"922N3jaQ","properties":{"formattedCitation":"(Turo and Gardiner 2021)","plainCitation":"(Turo and Gardiner 2021)","dontUpdate":true,"noteIndex":0},"citationItems":[{"id":810,"uris":["http://zotero.org/users/5582488/items/WT9U6KSI"],"itemData":{"id":810,"type":"article-journal","container-title":"Conservation Biology","DOI":"10.1111/cobi.13753","ISSN":"0888-8892, 1523-1739","issue":"6","journalAbbreviation":"Conservation Biology","language":"en","page":"1755-1765","source":"DOI.org (Crossref)","title":"Effects of urban greenspace configuration and native vegetation on bee and wasp reproduction","volume":"35","author":[{"family":"Turo","given":"Katherine J."},{"family":"Gardiner","given":"Mary M."}],"issued":{"date-parts":[["2021",12]]}}}],"schema":"https://github.com/citation-style-language/schema/raw/master/csl-citation.json"} </w:instrText>
      </w:r>
      <w:r w:rsidRPr="00D410E5">
        <w:rPr>
          <w:rFonts w:ascii="Times New Roman" w:hAnsi="Times New Roman" w:cs="Times New Roman"/>
          <w:szCs w:val="24"/>
        </w:rPr>
        <w:fldChar w:fldCharType="separate"/>
      </w:r>
      <w:r w:rsidRPr="000F6D84">
        <w:rPr>
          <w:rFonts w:ascii="Times New Roman" w:hAnsi="Times New Roman" w:cs="Times New Roman"/>
          <w:szCs w:val="24"/>
          <w:highlight w:val="yellow"/>
          <w:rPrChange w:id="33" w:author="Gardiner, Mary" w:date="2022-09-13T07:30:00Z">
            <w:rPr>
              <w:rFonts w:ascii="Times New Roman" w:hAnsi="Times New Roman" w:cs="Times New Roman"/>
              <w:szCs w:val="24"/>
            </w:rPr>
          </w:rPrChange>
        </w:rPr>
        <w:t>Turo and Gardiner (2021</w:t>
      </w:r>
      <w:r w:rsidRPr="00D410E5">
        <w:rPr>
          <w:rFonts w:ascii="Times New Roman" w:hAnsi="Times New Roman" w:cs="Times New Roman"/>
          <w:szCs w:val="24"/>
        </w:rPr>
        <w:t>)</w:t>
      </w:r>
      <w:r w:rsidRPr="00D410E5">
        <w:rPr>
          <w:rFonts w:ascii="Times New Roman" w:hAnsi="Times New Roman" w:cs="Times New Roman"/>
          <w:szCs w:val="24"/>
        </w:rPr>
        <w:fldChar w:fldCharType="end"/>
      </w:r>
      <w:r w:rsidR="001922FF" w:rsidRPr="00D410E5">
        <w:rPr>
          <w:rFonts w:ascii="Times New Roman" w:hAnsi="Times New Roman" w:cs="Times New Roman"/>
          <w:szCs w:val="24"/>
        </w:rPr>
        <w:t xml:space="preserve"> sampled in vacant lots, flowering lawns, and pocket prairies in 2015 and 2016. </w:t>
      </w:r>
      <w:commentRangeStart w:id="34"/>
      <w:commentRangeStart w:id="35"/>
      <w:r w:rsidR="001922FF" w:rsidRPr="00D410E5">
        <w:rPr>
          <w:rFonts w:ascii="Times New Roman" w:hAnsi="Times New Roman" w:cs="Times New Roman"/>
          <w:szCs w:val="24"/>
        </w:rPr>
        <w:t xml:space="preserve">For </w:t>
      </w:r>
      <w:r w:rsidR="009719C4" w:rsidRPr="00D410E5">
        <w:rPr>
          <w:rFonts w:ascii="Times New Roman" w:hAnsi="Times New Roman" w:cs="Times New Roman"/>
          <w:szCs w:val="24"/>
        </w:rPr>
        <w:t>the vacant lots</w:t>
      </w:r>
      <w:r w:rsidR="001922FF" w:rsidRPr="00D410E5">
        <w:rPr>
          <w:rFonts w:ascii="Times New Roman" w:hAnsi="Times New Roman" w:cs="Times New Roman"/>
          <w:szCs w:val="24"/>
        </w:rPr>
        <w:t xml:space="preserve"> sampled in 2011-2012, the area of</w:t>
      </w:r>
      <w:ins w:id="36" w:author="Perry, Kayla" w:date="2022-07-11T09:48:00Z">
        <w:r w:rsidR="00C9555B" w:rsidRPr="00D410E5">
          <w:rPr>
            <w:rFonts w:ascii="Times New Roman" w:hAnsi="Times New Roman" w:cs="Times New Roman"/>
            <w:szCs w:val="24"/>
          </w:rPr>
          <w:t xml:space="preserve"> vacant lots</w:t>
        </w:r>
      </w:ins>
      <w:r w:rsidR="001922FF" w:rsidRPr="00D410E5">
        <w:rPr>
          <w:rFonts w:ascii="Times New Roman" w:hAnsi="Times New Roman" w:cs="Times New Roman"/>
          <w:szCs w:val="24"/>
        </w:rPr>
        <w:t xml:space="preserve"> </w:t>
      </w:r>
      <w:commentRangeStart w:id="37"/>
      <w:r w:rsidR="001922FF" w:rsidRPr="00D410E5">
        <w:rPr>
          <w:rFonts w:ascii="Times New Roman" w:hAnsi="Times New Roman" w:cs="Times New Roman"/>
          <w:szCs w:val="24"/>
        </w:rPr>
        <w:t>ranged from 843-6951 m</w:t>
      </w:r>
      <w:r w:rsidR="001922FF" w:rsidRPr="00D410E5">
        <w:rPr>
          <w:rFonts w:ascii="Times New Roman" w:hAnsi="Times New Roman" w:cs="Times New Roman"/>
          <w:szCs w:val="24"/>
          <w:vertAlign w:val="superscript"/>
        </w:rPr>
        <w:t>2</w:t>
      </w:r>
      <w:commentRangeEnd w:id="37"/>
      <w:r w:rsidR="008A19D4" w:rsidRPr="00D410E5">
        <w:rPr>
          <w:rStyle w:val="CommentReference"/>
          <w:rFonts w:ascii="Times New Roman" w:hAnsi="Times New Roman" w:cs="Times New Roman"/>
          <w:sz w:val="24"/>
          <w:szCs w:val="24"/>
        </w:rPr>
        <w:commentReference w:id="37"/>
      </w:r>
      <w:r w:rsidR="001922FF" w:rsidRPr="00D410E5">
        <w:rPr>
          <w:rFonts w:ascii="Times New Roman" w:hAnsi="Times New Roman" w:cs="Times New Roman"/>
          <w:szCs w:val="24"/>
        </w:rPr>
        <w:t xml:space="preserve">.  </w:t>
      </w:r>
      <w:r w:rsidR="00C22953" w:rsidRPr="00D410E5">
        <w:rPr>
          <w:rFonts w:ascii="Times New Roman" w:hAnsi="Times New Roman" w:cs="Times New Roman"/>
          <w:szCs w:val="24"/>
        </w:rPr>
        <w:t>Urban farms sampled in 2011-2012 ranged in size from 271-4614 m</w:t>
      </w:r>
      <w:r w:rsidR="00C22953" w:rsidRPr="00D410E5">
        <w:rPr>
          <w:rFonts w:ascii="Times New Roman" w:hAnsi="Times New Roman" w:cs="Times New Roman"/>
          <w:szCs w:val="24"/>
          <w:vertAlign w:val="superscript"/>
        </w:rPr>
        <w:t>2</w:t>
      </w:r>
      <w:r w:rsidR="00C22953" w:rsidRPr="00D410E5">
        <w:rPr>
          <w:rFonts w:ascii="Times New Roman" w:hAnsi="Times New Roman" w:cs="Times New Roman"/>
          <w:szCs w:val="24"/>
        </w:rPr>
        <w:t>.</w:t>
      </w:r>
      <w:commentRangeEnd w:id="34"/>
      <w:r w:rsidR="00C9555B" w:rsidRPr="00D410E5">
        <w:rPr>
          <w:rStyle w:val="CommentReference"/>
          <w:rFonts w:ascii="Times New Roman" w:hAnsi="Times New Roman" w:cs="Times New Roman"/>
          <w:sz w:val="24"/>
          <w:szCs w:val="24"/>
        </w:rPr>
        <w:commentReference w:id="34"/>
      </w:r>
      <w:r w:rsidR="00C22953" w:rsidRPr="00D410E5">
        <w:rPr>
          <w:rFonts w:ascii="Times New Roman" w:hAnsi="Times New Roman" w:cs="Times New Roman"/>
          <w:szCs w:val="24"/>
        </w:rPr>
        <w:t xml:space="preserve"> </w:t>
      </w:r>
      <w:r w:rsidR="001922FF" w:rsidRPr="00D410E5">
        <w:rPr>
          <w:rFonts w:ascii="Times New Roman" w:hAnsi="Times New Roman" w:cs="Times New Roman"/>
          <w:szCs w:val="24"/>
        </w:rPr>
        <w:t>All vacant lots sampled in 2015 and 2016 averaged 600 m</w:t>
      </w:r>
      <w:r w:rsidR="001922FF" w:rsidRPr="00D410E5">
        <w:rPr>
          <w:rFonts w:ascii="Times New Roman" w:hAnsi="Times New Roman" w:cs="Times New Roman"/>
          <w:szCs w:val="24"/>
          <w:vertAlign w:val="superscript"/>
        </w:rPr>
        <w:t>2</w:t>
      </w:r>
      <w:r w:rsidR="001922FF" w:rsidRPr="00D410E5">
        <w:rPr>
          <w:rFonts w:ascii="Times New Roman" w:hAnsi="Times New Roman" w:cs="Times New Roman"/>
          <w:szCs w:val="24"/>
        </w:rPr>
        <w:t xml:space="preserve"> in size. </w:t>
      </w:r>
      <w:commentRangeEnd w:id="35"/>
      <w:r w:rsidR="000F6D84">
        <w:rPr>
          <w:rStyle w:val="CommentReference"/>
        </w:rPr>
        <w:commentReference w:id="35"/>
      </w:r>
    </w:p>
    <w:p w14:paraId="5D80413B" w14:textId="7E871C63" w:rsidR="001922FF" w:rsidRPr="00D410E5" w:rsidRDefault="001922FF" w:rsidP="00EC36D1">
      <w:pPr>
        <w:spacing w:line="480" w:lineRule="auto"/>
        <w:ind w:firstLine="720"/>
        <w:rPr>
          <w:rFonts w:ascii="Times New Roman" w:hAnsi="Times New Roman" w:cs="Times New Roman"/>
          <w:szCs w:val="24"/>
        </w:rPr>
      </w:pPr>
      <w:commentRangeStart w:id="38"/>
      <w:r w:rsidRPr="00D410E5">
        <w:rPr>
          <w:rFonts w:ascii="Times New Roman" w:hAnsi="Times New Roman" w:cs="Times New Roman"/>
          <w:szCs w:val="24"/>
        </w:rPr>
        <w:t xml:space="preserve">Bees </w:t>
      </w:r>
      <w:commentRangeStart w:id="39"/>
      <w:r w:rsidRPr="00D410E5">
        <w:rPr>
          <w:rFonts w:ascii="Times New Roman" w:hAnsi="Times New Roman" w:cs="Times New Roman"/>
          <w:szCs w:val="24"/>
        </w:rPr>
        <w:t xml:space="preserve">were collected using pan </w:t>
      </w:r>
      <w:r w:rsidR="00FA7024" w:rsidRPr="00D410E5">
        <w:rPr>
          <w:rFonts w:ascii="Times New Roman" w:hAnsi="Times New Roman" w:cs="Times New Roman"/>
          <w:szCs w:val="24"/>
        </w:rPr>
        <w:t xml:space="preserve">or malaise </w:t>
      </w:r>
      <w:r w:rsidRPr="00D410E5">
        <w:rPr>
          <w:rFonts w:ascii="Times New Roman" w:hAnsi="Times New Roman" w:cs="Times New Roman"/>
          <w:szCs w:val="24"/>
        </w:rPr>
        <w:t xml:space="preserve">traps and </w:t>
      </w:r>
      <w:r w:rsidR="00557C38" w:rsidRPr="00D410E5">
        <w:rPr>
          <w:rFonts w:ascii="Times New Roman" w:hAnsi="Times New Roman" w:cs="Times New Roman"/>
          <w:szCs w:val="24"/>
        </w:rPr>
        <w:t xml:space="preserve">hand </w:t>
      </w:r>
      <w:r w:rsidRPr="00D410E5">
        <w:rPr>
          <w:rFonts w:ascii="Times New Roman" w:hAnsi="Times New Roman" w:cs="Times New Roman"/>
          <w:szCs w:val="24"/>
        </w:rPr>
        <w:t xml:space="preserve">vacuums as described by either Sivakoff et al. (2018) or Turo et al. (2021). </w:t>
      </w:r>
      <w:commentRangeStart w:id="40"/>
      <w:r w:rsidRPr="00D410E5">
        <w:rPr>
          <w:rFonts w:ascii="Times New Roman" w:hAnsi="Times New Roman" w:cs="Times New Roman"/>
          <w:szCs w:val="24"/>
        </w:rPr>
        <w:t xml:space="preserve">In 2011-2012, pan </w:t>
      </w:r>
      <w:commentRangeEnd w:id="39"/>
      <w:r w:rsidR="00512B9B" w:rsidRPr="00D410E5">
        <w:rPr>
          <w:rStyle w:val="CommentReference"/>
          <w:rFonts w:ascii="Times New Roman" w:hAnsi="Times New Roman" w:cs="Times New Roman"/>
          <w:sz w:val="24"/>
          <w:szCs w:val="24"/>
        </w:rPr>
        <w:commentReference w:id="39"/>
      </w:r>
      <w:r w:rsidRPr="00D410E5">
        <w:rPr>
          <w:rFonts w:ascii="Times New Roman" w:hAnsi="Times New Roman" w:cs="Times New Roman"/>
          <w:szCs w:val="24"/>
        </w:rPr>
        <w:t xml:space="preserve">trapping </w:t>
      </w:r>
      <w:del w:id="41" w:author="Gardiner, Mary" w:date="2022-09-13T07:32:00Z">
        <w:r w:rsidRPr="00D410E5" w:rsidDel="00E05517">
          <w:rPr>
            <w:rFonts w:ascii="Times New Roman" w:hAnsi="Times New Roman" w:cs="Times New Roman"/>
            <w:szCs w:val="24"/>
          </w:rPr>
          <w:delText>was performed</w:delText>
        </w:r>
      </w:del>
      <w:ins w:id="42" w:author="Gardiner, Mary" w:date="2022-09-13T07:32:00Z">
        <w:r w:rsidR="00E05517">
          <w:rPr>
            <w:rFonts w:ascii="Times New Roman" w:hAnsi="Times New Roman" w:cs="Times New Roman"/>
            <w:szCs w:val="24"/>
          </w:rPr>
          <w:t>was conducted</w:t>
        </w:r>
      </w:ins>
      <w:r w:rsidRPr="00D410E5">
        <w:rPr>
          <w:rFonts w:ascii="Times New Roman" w:hAnsi="Times New Roman" w:cs="Times New Roman"/>
          <w:szCs w:val="24"/>
        </w:rPr>
        <w:t xml:space="preserve"> using</w:t>
      </w:r>
      <w:r w:rsidR="00EA3BE2" w:rsidRPr="00D410E5">
        <w:rPr>
          <w:rFonts w:ascii="Times New Roman" w:hAnsi="Times New Roman" w:cs="Times New Roman"/>
          <w:szCs w:val="24"/>
        </w:rPr>
        <w:t xml:space="preserve"> twelve</w:t>
      </w:r>
      <w:r w:rsidRPr="00D410E5">
        <w:rPr>
          <w:rFonts w:ascii="Times New Roman" w:hAnsi="Times New Roman" w:cs="Times New Roman"/>
          <w:szCs w:val="24"/>
        </w:rPr>
        <w:t xml:space="preserve"> 96 mL cups (white, blue, or yellow) filled with 1% dish soap solution (Dawn©</w:t>
      </w:r>
      <w:ins w:id="43" w:author="Perry, Kayla" w:date="2022-07-11T09:49:00Z">
        <w:r w:rsidR="00EE49E6" w:rsidRPr="00D410E5">
          <w:rPr>
            <w:rFonts w:ascii="Times New Roman" w:hAnsi="Times New Roman" w:cs="Times New Roman"/>
            <w:szCs w:val="24"/>
          </w:rPr>
          <w:t xml:space="preserve"> </w:t>
        </w:r>
      </w:ins>
      <w:r w:rsidRPr="00D410E5">
        <w:rPr>
          <w:rFonts w:ascii="Times New Roman" w:hAnsi="Times New Roman" w:cs="Times New Roman"/>
          <w:szCs w:val="24"/>
        </w:rPr>
        <w:t xml:space="preserve">Proctor and Gamble, Cincinnati, OH, USA), and traps were left at sites for 48 hours three times a summer (early, mid, and late). In 2015-2016, trapping </w:t>
      </w:r>
      <w:r w:rsidR="00557C38" w:rsidRPr="00D410E5">
        <w:rPr>
          <w:rFonts w:ascii="Times New Roman" w:hAnsi="Times New Roman" w:cs="Times New Roman"/>
          <w:szCs w:val="24"/>
        </w:rPr>
        <w:t xml:space="preserve">consisted of </w:t>
      </w:r>
      <w:r w:rsidR="00FA7024" w:rsidRPr="00D410E5">
        <w:rPr>
          <w:rFonts w:ascii="Times New Roman" w:hAnsi="Times New Roman" w:cs="Times New Roman"/>
          <w:szCs w:val="24"/>
        </w:rPr>
        <w:t xml:space="preserve">seven </w:t>
      </w:r>
      <w:r w:rsidRPr="00D410E5">
        <w:rPr>
          <w:rFonts w:ascii="Times New Roman" w:hAnsi="Times New Roman" w:cs="Times New Roman"/>
          <w:szCs w:val="24"/>
        </w:rPr>
        <w:t>yellow, 12 oz bowls filled with 1% dish soap solution (Blue Dawn©</w:t>
      </w:r>
      <w:r w:rsidR="00EE49E6" w:rsidRPr="00D410E5">
        <w:rPr>
          <w:rFonts w:ascii="Times New Roman" w:hAnsi="Times New Roman" w:cs="Times New Roman"/>
          <w:szCs w:val="24"/>
        </w:rPr>
        <w:t xml:space="preserve"> </w:t>
      </w:r>
      <w:r w:rsidRPr="00D410E5">
        <w:rPr>
          <w:rFonts w:ascii="Times New Roman" w:hAnsi="Times New Roman" w:cs="Times New Roman"/>
          <w:szCs w:val="24"/>
        </w:rPr>
        <w:t xml:space="preserve">Proctor and Gamble, Cincinnati, OH, </w:t>
      </w:r>
      <w:r w:rsidRPr="00D410E5">
        <w:rPr>
          <w:rFonts w:ascii="Times New Roman" w:hAnsi="Times New Roman" w:cs="Times New Roman"/>
          <w:szCs w:val="24"/>
        </w:rPr>
        <w:lastRenderedPageBreak/>
        <w:t xml:space="preserve">USA) </w:t>
      </w:r>
      <w:r w:rsidR="00FA7024" w:rsidRPr="00D410E5">
        <w:rPr>
          <w:rFonts w:ascii="Times New Roman" w:hAnsi="Times New Roman" w:cs="Times New Roman"/>
          <w:szCs w:val="24"/>
        </w:rPr>
        <w:t>and one SLAM Malaise trap (</w:t>
      </w:r>
      <w:proofErr w:type="spellStart"/>
      <w:r w:rsidR="00FA7024" w:rsidRPr="00D410E5">
        <w:rPr>
          <w:rFonts w:ascii="Times New Roman" w:hAnsi="Times New Roman" w:cs="Times New Roman"/>
          <w:szCs w:val="24"/>
        </w:rPr>
        <w:t>Bugdorm</w:t>
      </w:r>
      <w:proofErr w:type="spellEnd"/>
      <w:r w:rsidR="00FA7024" w:rsidRPr="00D410E5">
        <w:rPr>
          <w:rFonts w:ascii="Times New Roman" w:hAnsi="Times New Roman" w:cs="Times New Roman"/>
          <w:szCs w:val="24"/>
        </w:rPr>
        <w:t xml:space="preserve">© </w:t>
      </w:r>
      <w:proofErr w:type="spellStart"/>
      <w:r w:rsidR="00FA7024" w:rsidRPr="00D410E5">
        <w:rPr>
          <w:rFonts w:ascii="Times New Roman" w:hAnsi="Times New Roman" w:cs="Times New Roman"/>
          <w:szCs w:val="24"/>
        </w:rPr>
        <w:t>MegaView</w:t>
      </w:r>
      <w:proofErr w:type="spellEnd"/>
      <w:r w:rsidR="00FA7024" w:rsidRPr="00D410E5">
        <w:rPr>
          <w:rFonts w:ascii="Times New Roman" w:hAnsi="Times New Roman" w:cs="Times New Roman"/>
          <w:szCs w:val="24"/>
        </w:rPr>
        <w:t xml:space="preserve"> Science Co.) </w:t>
      </w:r>
      <w:commentRangeStart w:id="44"/>
      <w:r w:rsidRPr="00D410E5">
        <w:rPr>
          <w:rFonts w:ascii="Times New Roman" w:hAnsi="Times New Roman" w:cs="Times New Roman"/>
          <w:szCs w:val="24"/>
        </w:rPr>
        <w:t xml:space="preserve">left at each site for four hours </w:t>
      </w:r>
      <w:commentRangeEnd w:id="44"/>
      <w:r w:rsidR="00EE49E6" w:rsidRPr="00D410E5">
        <w:rPr>
          <w:rStyle w:val="CommentReference"/>
          <w:rFonts w:ascii="Times New Roman" w:hAnsi="Times New Roman" w:cs="Times New Roman"/>
          <w:sz w:val="24"/>
          <w:szCs w:val="24"/>
        </w:rPr>
        <w:commentReference w:id="44"/>
      </w:r>
      <w:r w:rsidRPr="00D410E5">
        <w:rPr>
          <w:rFonts w:ascii="Times New Roman" w:hAnsi="Times New Roman" w:cs="Times New Roman"/>
          <w:szCs w:val="24"/>
        </w:rPr>
        <w:t xml:space="preserve">three times a summer (early, mid, and late). </w:t>
      </w:r>
      <w:commentRangeEnd w:id="40"/>
      <w:r w:rsidR="00557C38" w:rsidRPr="00D410E5">
        <w:rPr>
          <w:rStyle w:val="CommentReference"/>
          <w:rFonts w:ascii="Times New Roman" w:hAnsi="Times New Roman" w:cs="Times New Roman"/>
          <w:sz w:val="24"/>
          <w:szCs w:val="24"/>
        </w:rPr>
        <w:commentReference w:id="40"/>
      </w:r>
      <w:r w:rsidRPr="00D410E5">
        <w:rPr>
          <w:rFonts w:ascii="Times New Roman" w:hAnsi="Times New Roman" w:cs="Times New Roman"/>
          <w:szCs w:val="24"/>
        </w:rPr>
        <w:t xml:space="preserve">Additionally, foraging bees were collected using hand vacuums (© </w:t>
      </w:r>
      <w:proofErr w:type="spellStart"/>
      <w:r w:rsidRPr="00D410E5">
        <w:rPr>
          <w:rFonts w:ascii="Times New Roman" w:hAnsi="Times New Roman" w:cs="Times New Roman"/>
          <w:szCs w:val="24"/>
        </w:rPr>
        <w:t>Bioquip</w:t>
      </w:r>
      <w:proofErr w:type="spellEnd"/>
      <w:r w:rsidRPr="00D410E5">
        <w:rPr>
          <w:rFonts w:ascii="Times New Roman" w:hAnsi="Times New Roman" w:cs="Times New Roman"/>
          <w:szCs w:val="24"/>
        </w:rPr>
        <w:t>) at each site once a month for three months during 2015 and 2016. Vacuum sampling at each site</w:t>
      </w:r>
      <w:r w:rsidR="00F11012" w:rsidRPr="00D410E5">
        <w:rPr>
          <w:rFonts w:ascii="Times New Roman" w:hAnsi="Times New Roman" w:cs="Times New Roman"/>
          <w:szCs w:val="24"/>
        </w:rPr>
        <w:t xml:space="preserve"> occurred</w:t>
      </w:r>
      <w:r w:rsidRPr="00D410E5">
        <w:rPr>
          <w:rFonts w:ascii="Times New Roman" w:hAnsi="Times New Roman" w:cs="Times New Roman"/>
          <w:szCs w:val="24"/>
        </w:rPr>
        <w:t xml:space="preserve"> </w:t>
      </w:r>
      <w:r w:rsidR="00F11012" w:rsidRPr="00D410E5">
        <w:rPr>
          <w:rFonts w:ascii="Times New Roman" w:hAnsi="Times New Roman" w:cs="Times New Roman"/>
          <w:szCs w:val="24"/>
        </w:rPr>
        <w:t xml:space="preserve">between 10 am and </w:t>
      </w:r>
      <w:del w:id="45" w:author="Gardiner, Mary" w:date="2022-09-13T07:33:00Z">
        <w:r w:rsidR="00F11012" w:rsidRPr="00D410E5" w:rsidDel="00E05517">
          <w:rPr>
            <w:rFonts w:ascii="Times New Roman" w:hAnsi="Times New Roman" w:cs="Times New Roman"/>
            <w:szCs w:val="24"/>
          </w:rPr>
          <w:delText>4 pm, and</w:delText>
        </w:r>
      </w:del>
      <w:ins w:id="46" w:author="Gardiner, Mary" w:date="2022-09-13T07:33:00Z">
        <w:r w:rsidR="00E05517" w:rsidRPr="00D410E5">
          <w:rPr>
            <w:rFonts w:ascii="Times New Roman" w:hAnsi="Times New Roman" w:cs="Times New Roman"/>
            <w:szCs w:val="24"/>
          </w:rPr>
          <w:t>4 pm</w:t>
        </w:r>
        <w:r w:rsidR="00E05517">
          <w:rPr>
            <w:rFonts w:ascii="Times New Roman" w:hAnsi="Times New Roman" w:cs="Times New Roman"/>
            <w:szCs w:val="24"/>
          </w:rPr>
          <w:t xml:space="preserve">. Each flowing species was observed for </w:t>
        </w:r>
      </w:ins>
      <w:del w:id="47" w:author="Gardiner, Mary" w:date="2022-09-13T07:33:00Z">
        <w:r w:rsidR="00F11012" w:rsidRPr="00D410E5" w:rsidDel="00E05517">
          <w:rPr>
            <w:rFonts w:ascii="Times New Roman" w:hAnsi="Times New Roman" w:cs="Times New Roman"/>
            <w:szCs w:val="24"/>
          </w:rPr>
          <w:delText xml:space="preserve"> </w:delText>
        </w:r>
        <w:r w:rsidRPr="00D410E5" w:rsidDel="00E05517">
          <w:rPr>
            <w:rFonts w:ascii="Times New Roman" w:hAnsi="Times New Roman" w:cs="Times New Roman"/>
            <w:szCs w:val="24"/>
          </w:rPr>
          <w:delText xml:space="preserve">lasted for </w:delText>
        </w:r>
      </w:del>
      <w:r w:rsidRPr="00D410E5">
        <w:rPr>
          <w:rFonts w:ascii="Times New Roman" w:hAnsi="Times New Roman" w:cs="Times New Roman"/>
          <w:szCs w:val="24"/>
        </w:rPr>
        <w:t>4.5 minutes</w:t>
      </w:r>
      <w:del w:id="48" w:author="Gardiner, Mary" w:date="2022-09-13T07:33:00Z">
        <w:r w:rsidRPr="00D410E5" w:rsidDel="00E05517">
          <w:rPr>
            <w:rFonts w:ascii="Times New Roman" w:hAnsi="Times New Roman" w:cs="Times New Roman"/>
            <w:szCs w:val="24"/>
          </w:rPr>
          <w:delText xml:space="preserve"> per flower species</w:delText>
        </w:r>
      </w:del>
      <w:r w:rsidRPr="00D410E5">
        <w:rPr>
          <w:rFonts w:ascii="Times New Roman" w:hAnsi="Times New Roman" w:cs="Times New Roman"/>
          <w:szCs w:val="24"/>
        </w:rPr>
        <w:t xml:space="preserve">. </w:t>
      </w:r>
      <w:commentRangeEnd w:id="38"/>
      <w:r w:rsidR="00E05517">
        <w:rPr>
          <w:rStyle w:val="CommentReference"/>
        </w:rPr>
        <w:commentReference w:id="38"/>
      </w:r>
    </w:p>
    <w:p w14:paraId="02EF7686" w14:textId="77777777" w:rsidR="00A973F0" w:rsidRPr="00D410E5" w:rsidRDefault="00A973F0" w:rsidP="00A973F0">
      <w:pPr>
        <w:spacing w:line="480" w:lineRule="auto"/>
        <w:rPr>
          <w:rFonts w:ascii="Times New Roman" w:hAnsi="Times New Roman" w:cs="Times New Roman"/>
          <w:i/>
          <w:iCs/>
          <w:szCs w:val="24"/>
        </w:rPr>
      </w:pPr>
      <w:r w:rsidRPr="00D410E5">
        <w:rPr>
          <w:rFonts w:ascii="Times New Roman" w:hAnsi="Times New Roman" w:cs="Times New Roman"/>
          <w:i/>
          <w:iCs/>
          <w:szCs w:val="24"/>
        </w:rPr>
        <w:t>Landscape Features</w:t>
      </w:r>
    </w:p>
    <w:p w14:paraId="211219CC" w14:textId="4EDD2201" w:rsidR="009925B6" w:rsidRPr="00D410E5" w:rsidRDefault="00557C38" w:rsidP="00A973F0">
      <w:pPr>
        <w:spacing w:line="480" w:lineRule="auto"/>
        <w:ind w:firstLine="720"/>
        <w:rPr>
          <w:rFonts w:ascii="Times New Roman" w:hAnsi="Times New Roman" w:cs="Times New Roman"/>
          <w:szCs w:val="24"/>
        </w:rPr>
      </w:pPr>
      <w:r w:rsidRPr="00D410E5">
        <w:rPr>
          <w:rFonts w:ascii="Times New Roman" w:hAnsi="Times New Roman" w:cs="Times New Roman"/>
          <w:szCs w:val="24"/>
        </w:rPr>
        <w:t xml:space="preserve">Data </w:t>
      </w:r>
      <w:r w:rsidR="00A973F0" w:rsidRPr="00D410E5">
        <w:rPr>
          <w:rFonts w:ascii="Times New Roman" w:hAnsi="Times New Roman" w:cs="Times New Roman"/>
          <w:szCs w:val="24"/>
        </w:rPr>
        <w:t>describing land cover at 1 m</w:t>
      </w:r>
      <w:del w:id="49" w:author="Perry, Kayla" w:date="2022-07-11T09:51:00Z">
        <w:r w:rsidR="00A973F0" w:rsidRPr="00D410E5" w:rsidDel="002D69DA">
          <w:rPr>
            <w:rFonts w:ascii="Times New Roman" w:hAnsi="Times New Roman" w:cs="Times New Roman"/>
            <w:szCs w:val="24"/>
            <w:vertAlign w:val="superscript"/>
          </w:rPr>
          <w:delText>2</w:delText>
        </w:r>
      </w:del>
      <w:r w:rsidR="00A973F0" w:rsidRPr="00D410E5">
        <w:rPr>
          <w:rFonts w:ascii="Times New Roman" w:hAnsi="Times New Roman" w:cs="Times New Roman"/>
          <w:szCs w:val="24"/>
        </w:rPr>
        <w:t xml:space="preserve"> resolution from 2011 aerial imagery were obtained through the Cleveland City Planning Commission. </w:t>
      </w:r>
      <w:r w:rsidR="00E4079E" w:rsidRPr="00D410E5">
        <w:rPr>
          <w:rFonts w:ascii="Times New Roman" w:hAnsi="Times New Roman" w:cs="Times New Roman"/>
          <w:szCs w:val="24"/>
        </w:rPr>
        <w:t xml:space="preserve">Data included 10 </w:t>
      </w:r>
      <w:r w:rsidR="0047064E" w:rsidRPr="00D410E5">
        <w:rPr>
          <w:rFonts w:ascii="Times New Roman" w:hAnsi="Times New Roman" w:cs="Times New Roman"/>
          <w:szCs w:val="24"/>
        </w:rPr>
        <w:t>landcover classes</w:t>
      </w:r>
      <w:r w:rsidR="00E4079E" w:rsidRPr="00D410E5">
        <w:rPr>
          <w:rFonts w:ascii="Times New Roman" w:hAnsi="Times New Roman" w:cs="Times New Roman"/>
          <w:szCs w:val="24"/>
        </w:rPr>
        <w:t>: grass/shrub, bare soil, water, buildings, roads</w:t>
      </w:r>
      <w:r w:rsidR="00D63242" w:rsidRPr="00D410E5">
        <w:rPr>
          <w:rFonts w:ascii="Times New Roman" w:hAnsi="Times New Roman" w:cs="Times New Roman"/>
          <w:szCs w:val="24"/>
        </w:rPr>
        <w:t xml:space="preserve"> or railroads, other paved surfaces, tree canopy over vegetation or soil, tree canopy over buildings, tree canopy over roads or railroads, and tree canopy over other paved surfaces. </w:t>
      </w:r>
      <w:r w:rsidR="00A973F0" w:rsidRPr="00D410E5">
        <w:rPr>
          <w:rFonts w:ascii="Times New Roman" w:hAnsi="Times New Roman" w:cs="Times New Roman"/>
          <w:szCs w:val="24"/>
        </w:rPr>
        <w:t xml:space="preserve">For a 1,500 m radius surrounding each site, </w:t>
      </w:r>
      <w:r w:rsidR="00E53B42" w:rsidRPr="00D410E5">
        <w:rPr>
          <w:rFonts w:ascii="Times New Roman" w:hAnsi="Times New Roman" w:cs="Times New Roman"/>
          <w:szCs w:val="24"/>
        </w:rPr>
        <w:t xml:space="preserve">land cover was </w:t>
      </w:r>
      <w:r w:rsidR="00A973F0" w:rsidRPr="00D410E5">
        <w:rPr>
          <w:rFonts w:ascii="Times New Roman" w:hAnsi="Times New Roman" w:cs="Times New Roman"/>
          <w:szCs w:val="24"/>
        </w:rPr>
        <w:t xml:space="preserve">classified as </w:t>
      </w:r>
      <w:commentRangeStart w:id="50"/>
      <w:r w:rsidR="00A973F0" w:rsidRPr="00D410E5">
        <w:rPr>
          <w:rFonts w:ascii="Times New Roman" w:hAnsi="Times New Roman" w:cs="Times New Roman"/>
          <w:szCs w:val="24"/>
        </w:rPr>
        <w:t>either greenspace</w:t>
      </w:r>
      <w:r w:rsidR="00D63242" w:rsidRPr="00D410E5">
        <w:rPr>
          <w:rFonts w:ascii="Times New Roman" w:hAnsi="Times New Roman" w:cs="Times New Roman"/>
          <w:szCs w:val="24"/>
        </w:rPr>
        <w:t xml:space="preserve"> </w:t>
      </w:r>
      <w:r w:rsidR="0047064E" w:rsidRPr="00D410E5">
        <w:rPr>
          <w:rFonts w:ascii="Times New Roman" w:hAnsi="Times New Roman" w:cs="Times New Roman"/>
          <w:szCs w:val="24"/>
        </w:rPr>
        <w:t>(</w:t>
      </w:r>
      <w:r w:rsidR="00D63242" w:rsidRPr="00D410E5">
        <w:rPr>
          <w:rFonts w:ascii="Times New Roman" w:hAnsi="Times New Roman" w:cs="Times New Roman"/>
          <w:szCs w:val="24"/>
        </w:rPr>
        <w:t>grass/shrub and tree canopy over vegetation or soil</w:t>
      </w:r>
      <w:r w:rsidR="0047064E" w:rsidRPr="00D410E5">
        <w:rPr>
          <w:rFonts w:ascii="Times New Roman" w:hAnsi="Times New Roman" w:cs="Times New Roman"/>
          <w:szCs w:val="24"/>
        </w:rPr>
        <w:t>)</w:t>
      </w:r>
      <w:r w:rsidR="00D63242" w:rsidRPr="00D410E5">
        <w:rPr>
          <w:rFonts w:ascii="Times New Roman" w:hAnsi="Times New Roman" w:cs="Times New Roman"/>
          <w:szCs w:val="24"/>
        </w:rPr>
        <w:t xml:space="preserve"> </w:t>
      </w:r>
      <w:r w:rsidR="00A973F0" w:rsidRPr="00D410E5">
        <w:rPr>
          <w:rFonts w:ascii="Times New Roman" w:hAnsi="Times New Roman" w:cs="Times New Roman"/>
          <w:szCs w:val="24"/>
        </w:rPr>
        <w:t>or other</w:t>
      </w:r>
      <w:commentRangeEnd w:id="50"/>
      <w:r w:rsidR="0047064E" w:rsidRPr="00D410E5">
        <w:rPr>
          <w:rFonts w:ascii="Times New Roman" w:hAnsi="Times New Roman" w:cs="Times New Roman"/>
          <w:szCs w:val="24"/>
        </w:rPr>
        <w:t xml:space="preserve"> (all other land cover types)</w:t>
      </w:r>
      <w:r w:rsidR="00E53B42" w:rsidRPr="00D410E5">
        <w:rPr>
          <w:rStyle w:val="CommentReference"/>
          <w:rFonts w:ascii="Times New Roman" w:hAnsi="Times New Roman" w:cs="Times New Roman"/>
          <w:sz w:val="24"/>
          <w:szCs w:val="24"/>
        </w:rPr>
        <w:commentReference w:id="50"/>
      </w:r>
      <w:r w:rsidR="00A973F0" w:rsidRPr="00D410E5">
        <w:rPr>
          <w:rFonts w:ascii="Times New Roman" w:hAnsi="Times New Roman" w:cs="Times New Roman"/>
          <w:szCs w:val="24"/>
        </w:rPr>
        <w:t xml:space="preserve">. We used FRAGSTATs software </w:t>
      </w:r>
      <w:r w:rsidR="005A5CDC" w:rsidRPr="00D410E5">
        <w:rPr>
          <w:rFonts w:ascii="Times New Roman" w:hAnsi="Times New Roman" w:cs="Times New Roman"/>
          <w:szCs w:val="24"/>
        </w:rPr>
        <w:fldChar w:fldCharType="begin"/>
      </w:r>
      <w:r w:rsidR="005A5CDC" w:rsidRPr="00D410E5">
        <w:rPr>
          <w:rFonts w:ascii="Times New Roman" w:hAnsi="Times New Roman" w:cs="Times New Roman"/>
          <w:szCs w:val="24"/>
        </w:rPr>
        <w:instrText xml:space="preserve"> ADDIN ZOTERO_ITEM CSL_CITATION {"citationID":"yKH0wW7n","properties":{"formattedCitation":"(McGarigal et al. 2012)","plainCitation":"(McGarigal et al. 2012)","noteIndex":0},"citationItems":[{"id":891,"uris":["http://zotero.org/users/5582488/items/JK84VA73"],"itemData":{"id":891,"type":"software","event-place":"Amherst, MA","publisher":"University of Massachusetts","publisher-place":"Amherst, MA","title":"FRAGSTATS v4: spatial pattern analysis program for categorical and continuous maps.","URL":"http://www.umass.edu/landeco/research/fragstats/fragstats.html","author":[{"family":"McGarigal","given":"Kevin"},{"family":"Cushman","given":"Sam A."},{"family":"Ene","given":"Edward"}],"issued":{"date-parts":[["2012"]]}}}],"schema":"https://github.com/citation-style-language/schema/raw/master/csl-citation.json"} </w:instrText>
      </w:r>
      <w:r w:rsidR="005A5CDC" w:rsidRPr="00D410E5">
        <w:rPr>
          <w:rFonts w:ascii="Times New Roman" w:hAnsi="Times New Roman" w:cs="Times New Roman"/>
          <w:szCs w:val="24"/>
        </w:rPr>
        <w:fldChar w:fldCharType="separate"/>
      </w:r>
      <w:r w:rsidR="005A5CDC" w:rsidRPr="00D410E5">
        <w:rPr>
          <w:rFonts w:ascii="Times New Roman" w:hAnsi="Times New Roman" w:cs="Times New Roman"/>
          <w:szCs w:val="24"/>
        </w:rPr>
        <w:t>(McGarigal et al. 2012)</w:t>
      </w:r>
      <w:r w:rsidR="005A5CDC" w:rsidRPr="00D410E5">
        <w:rPr>
          <w:rFonts w:ascii="Times New Roman" w:hAnsi="Times New Roman" w:cs="Times New Roman"/>
          <w:szCs w:val="24"/>
        </w:rPr>
        <w:fldChar w:fldCharType="end"/>
      </w:r>
      <w:r w:rsidR="005A5CDC" w:rsidRPr="00D410E5">
        <w:rPr>
          <w:rFonts w:ascii="Times New Roman" w:hAnsi="Times New Roman" w:cs="Times New Roman"/>
          <w:szCs w:val="24"/>
        </w:rPr>
        <w:t xml:space="preserve"> </w:t>
      </w:r>
      <w:r w:rsidR="00A973F0" w:rsidRPr="00D410E5">
        <w:rPr>
          <w:rFonts w:ascii="Times New Roman" w:hAnsi="Times New Roman" w:cs="Times New Roman"/>
          <w:szCs w:val="24"/>
        </w:rPr>
        <w:t xml:space="preserve">to measure (1) </w:t>
      </w:r>
      <w:r w:rsidR="00C73A5B" w:rsidRPr="00D410E5">
        <w:rPr>
          <w:rFonts w:ascii="Times New Roman" w:hAnsi="Times New Roman" w:cs="Times New Roman"/>
          <w:szCs w:val="24"/>
        </w:rPr>
        <w:t>the p</w:t>
      </w:r>
      <w:r w:rsidR="00A973F0" w:rsidRPr="00D410E5">
        <w:rPr>
          <w:rFonts w:ascii="Times New Roman" w:hAnsi="Times New Roman" w:cs="Times New Roman"/>
          <w:szCs w:val="24"/>
        </w:rPr>
        <w:t xml:space="preserve">ercentage of the </w:t>
      </w:r>
      <w:r w:rsidR="00C73A5B" w:rsidRPr="00D410E5">
        <w:rPr>
          <w:rFonts w:ascii="Times New Roman" w:hAnsi="Times New Roman" w:cs="Times New Roman"/>
          <w:szCs w:val="24"/>
        </w:rPr>
        <w:t xml:space="preserve">buffer </w:t>
      </w:r>
      <w:r w:rsidR="00A973F0" w:rsidRPr="00D410E5">
        <w:rPr>
          <w:rFonts w:ascii="Times New Roman" w:hAnsi="Times New Roman" w:cs="Times New Roman"/>
          <w:szCs w:val="24"/>
        </w:rPr>
        <w:t>made up by greenspace</w:t>
      </w:r>
      <w:r w:rsidR="00D14BE8" w:rsidRPr="00D410E5">
        <w:rPr>
          <w:rFonts w:ascii="Times New Roman" w:hAnsi="Times New Roman" w:cs="Times New Roman"/>
          <w:szCs w:val="24"/>
        </w:rPr>
        <w:t xml:space="preserve"> </w:t>
      </w:r>
      <w:r w:rsidR="00A973F0" w:rsidRPr="00D410E5">
        <w:rPr>
          <w:rFonts w:ascii="Times New Roman" w:hAnsi="Times New Roman" w:cs="Times New Roman"/>
          <w:szCs w:val="24"/>
        </w:rPr>
        <w:t xml:space="preserve"> (</w:t>
      </w:r>
      <w:r w:rsidR="00C73A5B" w:rsidRPr="00D410E5">
        <w:rPr>
          <w:rFonts w:ascii="Times New Roman" w:hAnsi="Times New Roman" w:cs="Times New Roman"/>
          <w:szCs w:val="24"/>
        </w:rPr>
        <w:t>Percentage Land</w:t>
      </w:r>
      <w:r w:rsidR="005E065B" w:rsidRPr="00D410E5">
        <w:rPr>
          <w:rFonts w:ascii="Times New Roman" w:hAnsi="Times New Roman" w:cs="Times New Roman"/>
          <w:szCs w:val="24"/>
        </w:rPr>
        <w:t xml:space="preserve">, </w:t>
      </w:r>
      <w:commentRangeStart w:id="51"/>
      <w:r w:rsidR="00A973F0" w:rsidRPr="00D410E5">
        <w:rPr>
          <w:rFonts w:ascii="Times New Roman" w:hAnsi="Times New Roman" w:cs="Times New Roman"/>
          <w:szCs w:val="24"/>
        </w:rPr>
        <w:t>PLAND</w:t>
      </w:r>
      <w:commentRangeEnd w:id="51"/>
      <w:r w:rsidR="00E53B42" w:rsidRPr="00D410E5">
        <w:rPr>
          <w:rStyle w:val="CommentReference"/>
          <w:rFonts w:ascii="Times New Roman" w:hAnsi="Times New Roman" w:cs="Times New Roman"/>
          <w:sz w:val="24"/>
          <w:szCs w:val="24"/>
        </w:rPr>
        <w:commentReference w:id="51"/>
      </w:r>
      <w:r w:rsidR="00A973F0" w:rsidRPr="00D410E5">
        <w:rPr>
          <w:rFonts w:ascii="Times New Roman" w:hAnsi="Times New Roman" w:cs="Times New Roman"/>
          <w:szCs w:val="24"/>
        </w:rPr>
        <w:t>), (2) percentage of a landscape made of the largest patch of greenspace (L</w:t>
      </w:r>
      <w:r w:rsidR="00E53B42" w:rsidRPr="00D410E5">
        <w:rPr>
          <w:rFonts w:ascii="Times New Roman" w:hAnsi="Times New Roman" w:cs="Times New Roman"/>
          <w:szCs w:val="24"/>
        </w:rPr>
        <w:t xml:space="preserve">argest </w:t>
      </w:r>
      <w:r w:rsidR="00A973F0" w:rsidRPr="00D410E5">
        <w:rPr>
          <w:rFonts w:ascii="Times New Roman" w:hAnsi="Times New Roman" w:cs="Times New Roman"/>
          <w:szCs w:val="24"/>
        </w:rPr>
        <w:t>P</w:t>
      </w:r>
      <w:r w:rsidR="00E53B42" w:rsidRPr="00D410E5">
        <w:rPr>
          <w:rFonts w:ascii="Times New Roman" w:hAnsi="Times New Roman" w:cs="Times New Roman"/>
          <w:szCs w:val="24"/>
        </w:rPr>
        <w:t xml:space="preserve">atch </w:t>
      </w:r>
      <w:r w:rsidR="00A973F0" w:rsidRPr="00D410E5">
        <w:rPr>
          <w:rFonts w:ascii="Times New Roman" w:hAnsi="Times New Roman" w:cs="Times New Roman"/>
          <w:szCs w:val="24"/>
        </w:rPr>
        <w:t>I</w:t>
      </w:r>
      <w:r w:rsidR="00E53B42" w:rsidRPr="00D410E5">
        <w:rPr>
          <w:rFonts w:ascii="Times New Roman" w:hAnsi="Times New Roman" w:cs="Times New Roman"/>
          <w:szCs w:val="24"/>
        </w:rPr>
        <w:t>ndex, LPI</w:t>
      </w:r>
      <w:r w:rsidR="00A973F0" w:rsidRPr="00D410E5">
        <w:rPr>
          <w:rFonts w:ascii="Times New Roman" w:hAnsi="Times New Roman" w:cs="Times New Roman"/>
          <w:szCs w:val="24"/>
        </w:rPr>
        <w:t xml:space="preserve">), and (3) </w:t>
      </w:r>
      <w:commentRangeStart w:id="52"/>
      <w:r w:rsidR="00A973F0" w:rsidRPr="00D410E5">
        <w:rPr>
          <w:rFonts w:ascii="Times New Roman" w:hAnsi="Times New Roman" w:cs="Times New Roman"/>
          <w:szCs w:val="24"/>
        </w:rPr>
        <w:t>mean isolation (m) between greenspace</w:t>
      </w:r>
      <w:r w:rsidR="005E065B" w:rsidRPr="00D410E5">
        <w:rPr>
          <w:rFonts w:ascii="Times New Roman" w:hAnsi="Times New Roman" w:cs="Times New Roman"/>
          <w:szCs w:val="24"/>
        </w:rPr>
        <w:t xml:space="preserve"> patche</w:t>
      </w:r>
      <w:r w:rsidR="00A973F0" w:rsidRPr="00D410E5">
        <w:rPr>
          <w:rFonts w:ascii="Times New Roman" w:hAnsi="Times New Roman" w:cs="Times New Roman"/>
          <w:szCs w:val="24"/>
        </w:rPr>
        <w:t>s (</w:t>
      </w:r>
      <w:r w:rsidR="005E065B" w:rsidRPr="00D410E5">
        <w:rPr>
          <w:rFonts w:ascii="Times New Roman" w:hAnsi="Times New Roman" w:cs="Times New Roman"/>
          <w:szCs w:val="24"/>
        </w:rPr>
        <w:t xml:space="preserve">Euclidean Nearest Neighbor Distance, </w:t>
      </w:r>
      <w:r w:rsidR="00A973F0" w:rsidRPr="00D410E5">
        <w:rPr>
          <w:rFonts w:ascii="Times New Roman" w:hAnsi="Times New Roman" w:cs="Times New Roman"/>
          <w:szCs w:val="24"/>
        </w:rPr>
        <w:t>ENN.MN)</w:t>
      </w:r>
      <w:commentRangeEnd w:id="52"/>
      <w:r w:rsidR="00E53B42" w:rsidRPr="00D410E5">
        <w:rPr>
          <w:rStyle w:val="CommentReference"/>
          <w:rFonts w:ascii="Times New Roman" w:hAnsi="Times New Roman" w:cs="Times New Roman"/>
          <w:sz w:val="24"/>
          <w:szCs w:val="24"/>
        </w:rPr>
        <w:commentReference w:id="52"/>
      </w:r>
      <w:r w:rsidR="00085A31" w:rsidRPr="00D410E5">
        <w:rPr>
          <w:rFonts w:ascii="Times New Roman" w:hAnsi="Times New Roman" w:cs="Times New Roman"/>
          <w:szCs w:val="24"/>
        </w:rPr>
        <w:t xml:space="preserve">, which is </w:t>
      </w:r>
      <w:r w:rsidR="00321116" w:rsidRPr="00D410E5">
        <w:rPr>
          <w:rFonts w:ascii="Times New Roman" w:hAnsi="Times New Roman" w:cs="Times New Roman"/>
          <w:szCs w:val="24"/>
        </w:rPr>
        <w:t>calculated through averaging the shortest</w:t>
      </w:r>
      <w:r w:rsidR="00085A31" w:rsidRPr="00D410E5">
        <w:rPr>
          <w:rFonts w:ascii="Times New Roman" w:hAnsi="Times New Roman" w:cs="Times New Roman"/>
          <w:szCs w:val="24"/>
        </w:rPr>
        <w:t xml:space="preserve"> di</w:t>
      </w:r>
      <w:r w:rsidR="00321116" w:rsidRPr="00D410E5">
        <w:rPr>
          <w:rFonts w:ascii="Times New Roman" w:hAnsi="Times New Roman" w:cs="Times New Roman"/>
          <w:szCs w:val="24"/>
        </w:rPr>
        <w:t>stance between each patch and its nearest nei</w:t>
      </w:r>
      <w:r w:rsidR="00BF7B1D" w:rsidRPr="00D410E5">
        <w:rPr>
          <w:rFonts w:ascii="Times New Roman" w:hAnsi="Times New Roman" w:cs="Times New Roman"/>
          <w:szCs w:val="24"/>
        </w:rPr>
        <w:t>ghbor of the same classification</w:t>
      </w:r>
      <w:r w:rsidR="00A973F0" w:rsidRPr="00D410E5">
        <w:rPr>
          <w:rFonts w:ascii="Times New Roman" w:hAnsi="Times New Roman" w:cs="Times New Roman"/>
          <w:szCs w:val="24"/>
        </w:rPr>
        <w:t xml:space="preserve">. </w:t>
      </w:r>
    </w:p>
    <w:p w14:paraId="319A3110" w14:textId="47187356" w:rsidR="006B3BB4" w:rsidRPr="00D410E5" w:rsidRDefault="006B3BB4" w:rsidP="00F26834">
      <w:pPr>
        <w:spacing w:line="480" w:lineRule="auto"/>
        <w:rPr>
          <w:rFonts w:ascii="Times New Roman" w:hAnsi="Times New Roman" w:cs="Times New Roman"/>
          <w:i/>
          <w:iCs/>
          <w:szCs w:val="24"/>
        </w:rPr>
      </w:pPr>
      <w:r w:rsidRPr="00D410E5">
        <w:rPr>
          <w:rFonts w:ascii="Times New Roman" w:hAnsi="Times New Roman" w:cs="Times New Roman"/>
          <w:i/>
          <w:iCs/>
          <w:szCs w:val="24"/>
        </w:rPr>
        <w:t>Regional Species Pool</w:t>
      </w:r>
    </w:p>
    <w:p w14:paraId="07F4E91E" w14:textId="5AD41D8D" w:rsidR="003C56DD" w:rsidRPr="00D410E5" w:rsidRDefault="00512B9B" w:rsidP="00F11012">
      <w:pPr>
        <w:spacing w:line="480" w:lineRule="auto"/>
        <w:ind w:firstLine="720"/>
        <w:rPr>
          <w:rFonts w:ascii="Times New Roman" w:hAnsi="Times New Roman" w:cs="Times New Roman"/>
          <w:szCs w:val="24"/>
        </w:rPr>
      </w:pPr>
      <w:commentRangeStart w:id="53"/>
      <w:commentRangeStart w:id="54"/>
      <w:r w:rsidRPr="00D410E5">
        <w:rPr>
          <w:rFonts w:ascii="Times New Roman" w:hAnsi="Times New Roman" w:cs="Times New Roman"/>
          <w:szCs w:val="24"/>
        </w:rPr>
        <w:t xml:space="preserve">The regional species pool was </w:t>
      </w:r>
      <w:r w:rsidR="006B3BB4" w:rsidRPr="00D410E5">
        <w:rPr>
          <w:rFonts w:ascii="Times New Roman" w:hAnsi="Times New Roman" w:cs="Times New Roman"/>
          <w:szCs w:val="24"/>
        </w:rPr>
        <w:t>defined</w:t>
      </w:r>
      <w:r w:rsidRPr="00D410E5">
        <w:rPr>
          <w:rFonts w:ascii="Times New Roman" w:hAnsi="Times New Roman" w:cs="Times New Roman"/>
          <w:szCs w:val="24"/>
        </w:rPr>
        <w:t xml:space="preserve"> as all bee species recorded from the state of Ohio. Records were determined</w:t>
      </w:r>
      <w:r w:rsidR="006B3BB4" w:rsidRPr="00D410E5">
        <w:rPr>
          <w:rFonts w:ascii="Times New Roman" w:hAnsi="Times New Roman" w:cs="Times New Roman"/>
          <w:szCs w:val="24"/>
        </w:rPr>
        <w:t xml:space="preserve"> using historical species</w:t>
      </w:r>
      <w:r w:rsidRPr="00D410E5">
        <w:rPr>
          <w:rFonts w:ascii="Times New Roman" w:hAnsi="Times New Roman" w:cs="Times New Roman"/>
          <w:szCs w:val="24"/>
        </w:rPr>
        <w:t xml:space="preserve"> data</w:t>
      </w:r>
      <w:r w:rsidR="002A61E5" w:rsidRPr="00D410E5">
        <w:rPr>
          <w:rFonts w:ascii="Times New Roman" w:hAnsi="Times New Roman" w:cs="Times New Roman"/>
          <w:szCs w:val="24"/>
        </w:rPr>
        <w:t xml:space="preserve"> </w:t>
      </w:r>
      <w:r w:rsidR="005A5CDC" w:rsidRPr="00D410E5">
        <w:rPr>
          <w:rFonts w:ascii="Times New Roman" w:hAnsi="Times New Roman" w:cs="Times New Roman"/>
          <w:szCs w:val="24"/>
        </w:rPr>
        <w:fldChar w:fldCharType="begin"/>
      </w:r>
      <w:r w:rsidR="005A5CDC" w:rsidRPr="00D410E5">
        <w:rPr>
          <w:rFonts w:ascii="Times New Roman" w:hAnsi="Times New Roman" w:cs="Times New Roman"/>
          <w:szCs w:val="24"/>
        </w:rPr>
        <w:instrText xml:space="preserve"> ADDIN ZOTERO_ITEM CSL_CITATION {"citationID":"ibxlZIgv","properties":{"formattedCitation":"(Ascher and Pickering 2018)","plainCitation":"(Ascher and Pickering 2018)","noteIndex":0},"citationItems":[{"id":892,"uris":["http://zotero.org/users/5582488/items/DLYEDQEV"],"itemData":{"id":892,"type":"webpage","title":"Discover Life bee species guide and world checklist (Hymenoptera: Apoidea: Anthophila)","URL":"http://www.disco verli fe.org/mp/20q?guide =Apoid ea_species","author":[{"family":"Ascher","given":"J.S."},{"family":"Pickering","given":"J"}],"issued":{"date-parts":[["2018"]]}}}],"schema":"https://github.com/citation-style-language/schema/raw/master/csl-citation.json"} </w:instrText>
      </w:r>
      <w:r w:rsidR="005A5CDC" w:rsidRPr="00D410E5">
        <w:rPr>
          <w:rFonts w:ascii="Times New Roman" w:hAnsi="Times New Roman" w:cs="Times New Roman"/>
          <w:szCs w:val="24"/>
        </w:rPr>
        <w:fldChar w:fldCharType="separate"/>
      </w:r>
      <w:r w:rsidR="005A5CDC" w:rsidRPr="00D410E5">
        <w:rPr>
          <w:rFonts w:ascii="Times New Roman" w:hAnsi="Times New Roman" w:cs="Times New Roman"/>
          <w:szCs w:val="24"/>
        </w:rPr>
        <w:t>(Ascher and Pickering 2018)</w:t>
      </w:r>
      <w:r w:rsidR="005A5CDC" w:rsidRPr="00D410E5">
        <w:rPr>
          <w:rFonts w:ascii="Times New Roman" w:hAnsi="Times New Roman" w:cs="Times New Roman"/>
          <w:szCs w:val="24"/>
        </w:rPr>
        <w:fldChar w:fldCharType="end"/>
      </w:r>
      <w:r w:rsidRPr="00D410E5">
        <w:rPr>
          <w:rFonts w:ascii="Times New Roman" w:hAnsi="Times New Roman" w:cs="Times New Roman"/>
          <w:szCs w:val="24"/>
        </w:rPr>
        <w:t xml:space="preserve"> as well as the bee species collected within the city of Cleveland </w:t>
      </w:r>
      <w:r w:rsidR="005A5CDC" w:rsidRPr="00D410E5">
        <w:rPr>
          <w:rFonts w:ascii="Times New Roman" w:hAnsi="Times New Roman" w:cs="Times New Roman"/>
          <w:szCs w:val="24"/>
        </w:rPr>
        <w:fldChar w:fldCharType="begin"/>
      </w:r>
      <w:r w:rsidR="005A5CDC" w:rsidRPr="00D410E5">
        <w:rPr>
          <w:rFonts w:ascii="Times New Roman" w:hAnsi="Times New Roman" w:cs="Times New Roman"/>
          <w:szCs w:val="24"/>
        </w:rPr>
        <w:instrText xml:space="preserve"> ADDIN ZOTERO_ITEM CSL_CITATION {"citationID":"H4PkhUZR","properties":{"formattedCitation":"(Sivakoff et al. 2018, Turo and Gardiner 2021)","plainCitation":"(Sivakoff et al. 2018, Turo and Gardiner 2021)","noteIndex":0},"citationItems":[{"id":807,"uris":["http://zotero.org/users/5582488/items/C5CYHV2F"],"itemData":{"id":807,"type":"article-journal","container-title":"Sustainability","DOI":"10.3390/su10061926","ISSN":"2071-1050","issue":"6","journalAbbreviation":"Sustainability","language":"en","page":"1926","source":"DOI.org (Crossref)","title":"Unique Bee Communities within Vacant Lots and Urban Farms Result from Variation in Surrounding Urbanization Intensity","volume":"10","author":[{"family":"Sivakoff","given":"Frances"},{"family":"Prajzner","given":"Scott"},{"family":"Gardiner","given":"Mary"}],"issued":{"date-parts":[["2018",6,8]]}}},{"id":810,"uris":["http://zotero.org/users/5582488/items/WT9U6KSI"],"itemData":{"id":810,"type":"article-journal","container-title":"Conservation Biology","DOI":"10.1111/cobi.13753","ISSN":"0888-8892, 1523-1739","issue":"6","journalAbbreviation":"Conservation Biology","language":"en","page":"1755-1765","source":"DOI.org (Crossref)","title":"Effects of urban greenspace configuration and native vegetation on bee and wasp reproduction","volume":"35","author":[{"family":"Turo","given":"Katherine J."},{"family":"Gardiner","given":"Mary M."}],"issued":{"date-parts":[["2021",12]]}}}],"schema":"https://github.com/citation-style-language/schema/raw/master/csl-citation.json"} </w:instrText>
      </w:r>
      <w:r w:rsidR="005A5CDC" w:rsidRPr="00D410E5">
        <w:rPr>
          <w:rFonts w:ascii="Times New Roman" w:hAnsi="Times New Roman" w:cs="Times New Roman"/>
          <w:szCs w:val="24"/>
        </w:rPr>
        <w:fldChar w:fldCharType="separate"/>
      </w:r>
      <w:r w:rsidR="005A5CDC" w:rsidRPr="00D410E5">
        <w:rPr>
          <w:rFonts w:ascii="Times New Roman" w:hAnsi="Times New Roman" w:cs="Times New Roman"/>
          <w:szCs w:val="24"/>
        </w:rPr>
        <w:t xml:space="preserve">(Sivakoff et al. 2018, Turo and Gardiner </w:t>
      </w:r>
      <w:r w:rsidR="005A5CDC" w:rsidRPr="00D410E5">
        <w:rPr>
          <w:rFonts w:ascii="Times New Roman" w:hAnsi="Times New Roman" w:cs="Times New Roman"/>
          <w:szCs w:val="24"/>
        </w:rPr>
        <w:lastRenderedPageBreak/>
        <w:t>2021)</w:t>
      </w:r>
      <w:r w:rsidR="005A5CDC" w:rsidRPr="00D410E5">
        <w:rPr>
          <w:rFonts w:ascii="Times New Roman" w:hAnsi="Times New Roman" w:cs="Times New Roman"/>
          <w:szCs w:val="24"/>
        </w:rPr>
        <w:fldChar w:fldCharType="end"/>
      </w:r>
      <w:r w:rsidR="006B3BB4" w:rsidRPr="00D410E5">
        <w:rPr>
          <w:rFonts w:ascii="Times New Roman" w:hAnsi="Times New Roman" w:cs="Times New Roman"/>
          <w:szCs w:val="24"/>
        </w:rPr>
        <w:t xml:space="preserve">. </w:t>
      </w:r>
      <w:r w:rsidRPr="00D410E5">
        <w:rPr>
          <w:rFonts w:ascii="Times New Roman" w:hAnsi="Times New Roman" w:cs="Times New Roman"/>
          <w:szCs w:val="24"/>
        </w:rPr>
        <w:t xml:space="preserve"> </w:t>
      </w:r>
      <w:commentRangeEnd w:id="53"/>
      <w:r w:rsidR="00994FFA" w:rsidRPr="00D410E5">
        <w:rPr>
          <w:rStyle w:val="CommentReference"/>
          <w:rFonts w:ascii="Times New Roman" w:hAnsi="Times New Roman" w:cs="Times New Roman"/>
          <w:sz w:val="24"/>
          <w:szCs w:val="24"/>
        </w:rPr>
        <w:commentReference w:id="53"/>
      </w:r>
      <w:commentRangeEnd w:id="54"/>
      <w:r w:rsidR="00BF7B1D" w:rsidRPr="00D410E5">
        <w:rPr>
          <w:rStyle w:val="CommentReference"/>
          <w:rFonts w:ascii="Times New Roman" w:hAnsi="Times New Roman" w:cs="Times New Roman"/>
          <w:sz w:val="24"/>
          <w:szCs w:val="24"/>
        </w:rPr>
        <w:commentReference w:id="54"/>
      </w:r>
      <w:r w:rsidRPr="00D410E5">
        <w:rPr>
          <w:rFonts w:ascii="Times New Roman" w:hAnsi="Times New Roman" w:cs="Times New Roman"/>
          <w:szCs w:val="24"/>
        </w:rPr>
        <w:t>These sources generated</w:t>
      </w:r>
      <w:r w:rsidR="003C56DD" w:rsidRPr="00D410E5">
        <w:rPr>
          <w:rFonts w:ascii="Times New Roman" w:hAnsi="Times New Roman" w:cs="Times New Roman"/>
          <w:szCs w:val="24"/>
        </w:rPr>
        <w:t xml:space="preserve"> a list of 359 bee species within the regional pool of Ohio. </w:t>
      </w:r>
      <w:r w:rsidR="0042502D" w:rsidRPr="00D410E5">
        <w:rPr>
          <w:rFonts w:ascii="Times New Roman" w:hAnsi="Times New Roman" w:cs="Times New Roman"/>
          <w:szCs w:val="24"/>
        </w:rPr>
        <w:t>Due to the</w:t>
      </w:r>
      <w:del w:id="55" w:author="Perry, Kayla" w:date="2022-07-12T09:20:00Z">
        <w:r w:rsidR="0042502D" w:rsidRPr="00D410E5" w:rsidDel="00F26836">
          <w:rPr>
            <w:rFonts w:ascii="Times New Roman" w:hAnsi="Times New Roman" w:cs="Times New Roman"/>
            <w:szCs w:val="24"/>
          </w:rPr>
          <w:delText xml:space="preserve"> </w:delText>
        </w:r>
      </w:del>
      <w:r w:rsidR="00005788" w:rsidRPr="00D410E5">
        <w:rPr>
          <w:rFonts w:ascii="Times New Roman" w:hAnsi="Times New Roman" w:cs="Times New Roman"/>
          <w:szCs w:val="24"/>
        </w:rPr>
        <w:t xml:space="preserve"> </w:t>
      </w:r>
      <w:r w:rsidR="0042502D" w:rsidRPr="00D410E5">
        <w:rPr>
          <w:rFonts w:ascii="Times New Roman" w:hAnsi="Times New Roman" w:cs="Times New Roman"/>
          <w:szCs w:val="24"/>
        </w:rPr>
        <w:t xml:space="preserve">difficulty in differentiating </w:t>
      </w:r>
      <w:proofErr w:type="spellStart"/>
      <w:r w:rsidR="00761892" w:rsidRPr="00D410E5">
        <w:rPr>
          <w:rFonts w:ascii="Times New Roman" w:hAnsi="Times New Roman" w:cs="Times New Roman"/>
          <w:i/>
          <w:iCs/>
          <w:szCs w:val="24"/>
        </w:rPr>
        <w:t>Hylaeus</w:t>
      </w:r>
      <w:proofErr w:type="spellEnd"/>
      <w:r w:rsidR="00761892" w:rsidRPr="00D410E5">
        <w:rPr>
          <w:rFonts w:ascii="Times New Roman" w:hAnsi="Times New Roman" w:cs="Times New Roman"/>
          <w:i/>
          <w:iCs/>
          <w:szCs w:val="24"/>
        </w:rPr>
        <w:t xml:space="preserve"> </w:t>
      </w:r>
      <w:proofErr w:type="spellStart"/>
      <w:r w:rsidR="00761892" w:rsidRPr="00D410E5">
        <w:rPr>
          <w:rFonts w:ascii="Times New Roman" w:hAnsi="Times New Roman" w:cs="Times New Roman"/>
          <w:i/>
          <w:iCs/>
          <w:szCs w:val="24"/>
        </w:rPr>
        <w:t>affinis</w:t>
      </w:r>
      <w:proofErr w:type="spellEnd"/>
      <w:r w:rsidR="00761892" w:rsidRPr="00D410E5">
        <w:rPr>
          <w:rFonts w:ascii="Times New Roman" w:hAnsi="Times New Roman" w:cs="Times New Roman"/>
          <w:szCs w:val="24"/>
        </w:rPr>
        <w:t xml:space="preserve"> and </w:t>
      </w:r>
      <w:proofErr w:type="spellStart"/>
      <w:r w:rsidR="00761892" w:rsidRPr="00D410E5">
        <w:rPr>
          <w:rFonts w:ascii="Times New Roman" w:hAnsi="Times New Roman" w:cs="Times New Roman"/>
          <w:i/>
          <w:iCs/>
          <w:szCs w:val="24"/>
        </w:rPr>
        <w:t>Hylaeus</w:t>
      </w:r>
      <w:proofErr w:type="spellEnd"/>
      <w:r w:rsidR="00761892" w:rsidRPr="00D410E5">
        <w:rPr>
          <w:rFonts w:ascii="Times New Roman" w:hAnsi="Times New Roman" w:cs="Times New Roman"/>
          <w:i/>
          <w:iCs/>
          <w:szCs w:val="24"/>
        </w:rPr>
        <w:t xml:space="preserve"> </w:t>
      </w:r>
      <w:proofErr w:type="spellStart"/>
      <w:r w:rsidR="00761892" w:rsidRPr="00D410E5">
        <w:rPr>
          <w:rFonts w:ascii="Times New Roman" w:hAnsi="Times New Roman" w:cs="Times New Roman"/>
          <w:i/>
          <w:iCs/>
          <w:szCs w:val="24"/>
        </w:rPr>
        <w:t>modestus</w:t>
      </w:r>
      <w:proofErr w:type="spellEnd"/>
      <w:r w:rsidR="0042502D" w:rsidRPr="00D410E5">
        <w:rPr>
          <w:rFonts w:ascii="Times New Roman" w:hAnsi="Times New Roman" w:cs="Times New Roman"/>
          <w:szCs w:val="24"/>
        </w:rPr>
        <w:t>, these species</w:t>
      </w:r>
      <w:r w:rsidR="00761892" w:rsidRPr="00D410E5">
        <w:rPr>
          <w:rFonts w:ascii="Times New Roman" w:hAnsi="Times New Roman" w:cs="Times New Roman"/>
          <w:szCs w:val="24"/>
        </w:rPr>
        <w:t xml:space="preserve"> records were combined into one species </w:t>
      </w:r>
      <w:r w:rsidR="00960F33" w:rsidRPr="00D410E5">
        <w:rPr>
          <w:rFonts w:ascii="Times New Roman" w:hAnsi="Times New Roman" w:cs="Times New Roman"/>
          <w:szCs w:val="24"/>
        </w:rPr>
        <w:t>complex</w:t>
      </w:r>
      <w:r w:rsidR="00761892" w:rsidRPr="00D410E5">
        <w:rPr>
          <w:rFonts w:ascii="Times New Roman" w:hAnsi="Times New Roman" w:cs="Times New Roman"/>
          <w:szCs w:val="24"/>
        </w:rPr>
        <w:t xml:space="preserve"> </w:t>
      </w:r>
      <w:r w:rsidR="005A5CDC" w:rsidRPr="00D410E5">
        <w:rPr>
          <w:rFonts w:ascii="Times New Roman" w:hAnsi="Times New Roman" w:cs="Times New Roman"/>
          <w:szCs w:val="24"/>
        </w:rPr>
        <w:fldChar w:fldCharType="begin"/>
      </w:r>
      <w:r w:rsidR="005A5CDC" w:rsidRPr="00D410E5">
        <w:rPr>
          <w:rFonts w:ascii="Times New Roman" w:hAnsi="Times New Roman" w:cs="Times New Roman"/>
          <w:szCs w:val="24"/>
        </w:rPr>
        <w:instrText xml:space="preserve"> ADDIN ZOTERO_ITEM CSL_CITATION {"citationID":"pcEcrZiu","properties":{"formattedCitation":"(Ascher and Pickering 2018)","plainCitation":"(Ascher and Pickering 2018)","noteIndex":0},"citationItems":[{"id":892,"uris":["http://zotero.org/users/5582488/items/DLYEDQEV"],"itemData":{"id":892,"type":"webpage","title":"Discover Life bee species guide and world checklist (Hymenoptera: Apoidea: Anthophila)","URL":"http://www.disco verli fe.org/mp/20q?guide =Apoid ea_species","author":[{"family":"Ascher","given":"J.S."},{"family":"Pickering","given":"J"}],"issued":{"date-parts":[["2018"]]}}}],"schema":"https://github.com/citation-style-language/schema/raw/master/csl-citation.json"} </w:instrText>
      </w:r>
      <w:r w:rsidR="005A5CDC" w:rsidRPr="00D410E5">
        <w:rPr>
          <w:rFonts w:ascii="Times New Roman" w:hAnsi="Times New Roman" w:cs="Times New Roman"/>
          <w:szCs w:val="24"/>
        </w:rPr>
        <w:fldChar w:fldCharType="separate"/>
      </w:r>
      <w:r w:rsidR="005A5CDC" w:rsidRPr="00D410E5">
        <w:rPr>
          <w:rFonts w:ascii="Times New Roman" w:hAnsi="Times New Roman" w:cs="Times New Roman"/>
          <w:szCs w:val="24"/>
        </w:rPr>
        <w:t>(Ascher and Pickering 2018)</w:t>
      </w:r>
      <w:r w:rsidR="005A5CDC" w:rsidRPr="00D410E5">
        <w:rPr>
          <w:rFonts w:ascii="Times New Roman" w:hAnsi="Times New Roman" w:cs="Times New Roman"/>
          <w:szCs w:val="24"/>
        </w:rPr>
        <w:fldChar w:fldCharType="end"/>
      </w:r>
      <w:r w:rsidR="001C0542" w:rsidRPr="00D410E5">
        <w:rPr>
          <w:rFonts w:ascii="Times New Roman" w:hAnsi="Times New Roman" w:cs="Times New Roman"/>
          <w:szCs w:val="24"/>
        </w:rPr>
        <w:t xml:space="preserve">. </w:t>
      </w:r>
    </w:p>
    <w:p w14:paraId="27BC0B73" w14:textId="77777777" w:rsidR="004F694F" w:rsidRPr="00D410E5" w:rsidRDefault="004F694F" w:rsidP="00F26834">
      <w:pPr>
        <w:spacing w:line="480" w:lineRule="auto"/>
        <w:rPr>
          <w:rFonts w:ascii="Times New Roman" w:hAnsi="Times New Roman" w:cs="Times New Roman"/>
          <w:i/>
          <w:iCs/>
          <w:szCs w:val="24"/>
        </w:rPr>
      </w:pPr>
      <w:r w:rsidRPr="00D410E5">
        <w:rPr>
          <w:rFonts w:ascii="Times New Roman" w:hAnsi="Times New Roman" w:cs="Times New Roman"/>
          <w:i/>
          <w:iCs/>
          <w:szCs w:val="24"/>
        </w:rPr>
        <w:t xml:space="preserve">Species Functional Trait Data </w:t>
      </w:r>
    </w:p>
    <w:p w14:paraId="2E63BB9E" w14:textId="2D39D96E" w:rsidR="004F694F" w:rsidRPr="00D410E5" w:rsidRDefault="0041734E" w:rsidP="00D243A7">
      <w:pPr>
        <w:spacing w:line="480" w:lineRule="auto"/>
        <w:ind w:firstLine="720"/>
        <w:rPr>
          <w:rFonts w:ascii="Times New Roman" w:hAnsi="Times New Roman" w:cs="Times New Roman"/>
          <w:szCs w:val="24"/>
        </w:rPr>
      </w:pPr>
      <w:r w:rsidRPr="00D410E5">
        <w:rPr>
          <w:rFonts w:ascii="Times New Roman" w:hAnsi="Times New Roman" w:cs="Times New Roman"/>
          <w:szCs w:val="24"/>
        </w:rPr>
        <w:t>Five</w:t>
      </w:r>
      <w:r w:rsidR="003C56DD" w:rsidRPr="00D410E5">
        <w:rPr>
          <w:rFonts w:ascii="Times New Roman" w:hAnsi="Times New Roman" w:cs="Times New Roman"/>
          <w:szCs w:val="24"/>
        </w:rPr>
        <w:t xml:space="preserve"> morphological </w:t>
      </w:r>
      <w:r w:rsidRPr="00D410E5">
        <w:rPr>
          <w:rFonts w:ascii="Times New Roman" w:hAnsi="Times New Roman" w:cs="Times New Roman"/>
          <w:szCs w:val="24"/>
        </w:rPr>
        <w:t>or</w:t>
      </w:r>
      <w:r w:rsidR="003C56DD" w:rsidRPr="00D410E5">
        <w:rPr>
          <w:rFonts w:ascii="Times New Roman" w:hAnsi="Times New Roman" w:cs="Times New Roman"/>
          <w:szCs w:val="24"/>
        </w:rPr>
        <w:t xml:space="preserve"> ecological traits were selected for this study </w:t>
      </w:r>
      <w:r w:rsidRPr="00D410E5">
        <w:rPr>
          <w:rFonts w:ascii="Times New Roman" w:hAnsi="Times New Roman" w:cs="Times New Roman"/>
          <w:szCs w:val="24"/>
        </w:rPr>
        <w:t xml:space="preserve">based on past evidence that they respond to urban factors </w:t>
      </w:r>
      <w:r w:rsidR="005F004D" w:rsidRPr="00D410E5">
        <w:rPr>
          <w:rFonts w:ascii="Times New Roman" w:hAnsi="Times New Roman" w:cs="Times New Roman"/>
          <w:szCs w:val="24"/>
        </w:rPr>
        <w:fldChar w:fldCharType="begin"/>
      </w:r>
      <w:r w:rsidR="005F004D" w:rsidRPr="00D410E5">
        <w:rPr>
          <w:rFonts w:ascii="Times New Roman" w:hAnsi="Times New Roman" w:cs="Times New Roman"/>
          <w:szCs w:val="24"/>
        </w:rPr>
        <w:instrText xml:space="preserve"> ADDIN ZOTERO_ITEM CSL_CITATION {"citationID":"ECbwL6eG","properties":{"formattedCitation":"(Fitch et al. 2019, Ayers and Rehan 2021)","plainCitation":"(Fitch et al. 2019, Ayers and Rehan 2021)","noteIndex":0},"citationItems":[{"id":893,"uris":["http://zotero.org/users/5582488/items/RG862XYX"],"itemData":{"id":893,"type":"article-journal","abstract":"A growing body of research indicates that cities can support diverse bee communities. However, urbanization may disproportionately benefit exotic bees, potentially to the detriment of native species. We examined the influence of urbanization on exotic and native bees using two datasets from Michigan, USA. We found that urbanization positively influenced exotic—but not native—bee abundance and richness, and that this association could not be explained by proximity to international ports of entry, prevalence of exotic flora or urban warming. We found a negative relationship between native and exotic bee abundance at sites with high total bee abundance, suggesting that exotic bees may negatively affect native bee populations. These effects were not driven by the numerically dominant exotic honeybee, but rather by other exotic bees. Our findings complicate the emerging paradigm of cities as key sites for pollinator conservation.","container-title":"Biology Letters","DOI":"10.1098/rsbl.2019.0574","issue":"12","note":"publisher: Royal Society","page":"20190574","source":"royalsocietypublishing.org (Atypon)","title":"Does urbanization favour exotic bee species? Implications for the conservation of native bees in cities","title-short":"Does urbanization favour exotic bee species?","volume":"15","author":[{"family":"Fitch","given":"Gordon"},{"family":"Wilson","given":"Caleb J."},{"family":"Glaum","given":"Paul"},{"family":"Vaidya","given":"Chatura"},{"family":"Simao","given":"Maria-Carolina"},{"family":"Jamieson","given":"Mary A."}],"issued":{"date-parts":[["2019",12,24]]}}},{"id":229,"uris":["http://zotero.org/users/5582488/items/BR645RTC"],"itemData":{"id":229,"type":"article-journal","abstract":"Urbanization is a major anthropogenic driver of decline for ecologically and economically important taxa including bees. Despite their generally negative impact on pollinators, cities can display a surprising degree of biodiversity compared to other landscapes. The pollinating communities found within these environments, however, tend to be filtered by interacting local and landscape features that comprise the urban matrix. Landscape and local features exert variable influence on pollinators within and across taxa, which ultimately affects community composition in such a way that contributes to functional trait homogenization and reduced phylogenetic diversity. Although previous results are not easily generalizable, bees and pollinators displaying functional trait characteristics such as polylectic diet, cavity-nesting behavior, and later emergence appear most abundant across different examined cities. To preserve particularly vulnerable species, most notably specialists that have become underrepresented within city communities, green spaces like parks and urban gardens have been examined as potential refuges. Such spaces are scattered across the urban matrix and vary in pollinator resource availability. Therefore, ensuring such spaces are optimized for pollinators is imperative. This review examines how urban features affect pollinators in addition to ways these green spaces can be manipulated to promote greater pollinator abundance and diversity.","container-title":"Insects","DOI":"10.3390/insects12020128","ISSN":"2075-4450","issue":"2","language":"en","license":"http://creativecommons.org/licenses/by/3.0/","note":"number: 2\npublisher: Multidisciplinary Digital Publishing Institute","page":"128","source":"www.mdpi.com","title":"Supporting Bees in Cities: How Bees Are Influenced by Local and Landscape Features","title-short":"Supporting Bees in Cities","volume":"12","author":[{"family":"Ayers","given":"Anthony C."},{"family":"Rehan","given":"Sandra M."}],"issued":{"date-parts":[["2021",2]]}}}],"schema":"https://github.com/citation-style-language/schema/raw/master/csl-citation.json"} </w:instrText>
      </w:r>
      <w:r w:rsidR="005F004D" w:rsidRPr="00D410E5">
        <w:rPr>
          <w:rFonts w:ascii="Times New Roman" w:hAnsi="Times New Roman" w:cs="Times New Roman"/>
          <w:szCs w:val="24"/>
        </w:rPr>
        <w:fldChar w:fldCharType="separate"/>
      </w:r>
      <w:r w:rsidR="005F004D" w:rsidRPr="00D410E5">
        <w:rPr>
          <w:rFonts w:ascii="Times New Roman" w:hAnsi="Times New Roman" w:cs="Times New Roman"/>
          <w:szCs w:val="24"/>
        </w:rPr>
        <w:t>(Fitch et al. 2019, Ayers and Rehan 2021)</w:t>
      </w:r>
      <w:r w:rsidR="005F004D" w:rsidRPr="00D410E5">
        <w:rPr>
          <w:rFonts w:ascii="Times New Roman" w:hAnsi="Times New Roman" w:cs="Times New Roman"/>
          <w:szCs w:val="24"/>
        </w:rPr>
        <w:fldChar w:fldCharType="end"/>
      </w:r>
      <w:r w:rsidRPr="00D410E5">
        <w:rPr>
          <w:rFonts w:ascii="Times New Roman" w:hAnsi="Times New Roman" w:cs="Times New Roman"/>
          <w:szCs w:val="24"/>
        </w:rPr>
        <w:t>. Traits</w:t>
      </w:r>
      <w:r w:rsidR="00CD2B47" w:rsidRPr="00D410E5">
        <w:rPr>
          <w:rFonts w:ascii="Times New Roman" w:hAnsi="Times New Roman" w:cs="Times New Roman"/>
          <w:szCs w:val="24"/>
        </w:rPr>
        <w:t xml:space="preserve"> were determined for all 359 </w:t>
      </w:r>
      <w:r w:rsidR="001300FC" w:rsidRPr="00D410E5">
        <w:rPr>
          <w:rFonts w:ascii="Times New Roman" w:hAnsi="Times New Roman" w:cs="Times New Roman"/>
          <w:szCs w:val="24"/>
        </w:rPr>
        <w:t xml:space="preserve">bee </w:t>
      </w:r>
      <w:r w:rsidR="00CD2B47" w:rsidRPr="00D410E5">
        <w:rPr>
          <w:rFonts w:ascii="Times New Roman" w:hAnsi="Times New Roman" w:cs="Times New Roman"/>
          <w:szCs w:val="24"/>
        </w:rPr>
        <w:t>species within the regional pool</w:t>
      </w:r>
      <w:r w:rsidR="00596540" w:rsidRPr="00D410E5">
        <w:rPr>
          <w:rFonts w:ascii="Times New Roman" w:hAnsi="Times New Roman" w:cs="Times New Roman"/>
          <w:szCs w:val="24"/>
        </w:rPr>
        <w:t xml:space="preserve">. These traits </w:t>
      </w:r>
      <w:r w:rsidRPr="00D410E5">
        <w:rPr>
          <w:rFonts w:ascii="Times New Roman" w:hAnsi="Times New Roman" w:cs="Times New Roman"/>
          <w:szCs w:val="24"/>
        </w:rPr>
        <w:t>were a</w:t>
      </w:r>
      <w:r w:rsidR="00A34A8F" w:rsidRPr="00D410E5">
        <w:rPr>
          <w:rFonts w:ascii="Times New Roman" w:hAnsi="Times New Roman" w:cs="Times New Roman"/>
          <w:szCs w:val="24"/>
        </w:rPr>
        <w:t>verage body length</w:t>
      </w:r>
      <w:r w:rsidRPr="00D410E5">
        <w:rPr>
          <w:rFonts w:ascii="Times New Roman" w:hAnsi="Times New Roman" w:cs="Times New Roman"/>
          <w:szCs w:val="24"/>
        </w:rPr>
        <w:t xml:space="preserve"> (mm</w:t>
      </w:r>
      <w:r w:rsidR="00595CC2" w:rsidRPr="00D410E5">
        <w:rPr>
          <w:rFonts w:ascii="Times New Roman" w:hAnsi="Times New Roman" w:cs="Times New Roman"/>
          <w:szCs w:val="24"/>
        </w:rPr>
        <w:t>; measured from the apex of mandible to the apex of abdomen</w:t>
      </w:r>
      <w:r w:rsidRPr="00D410E5">
        <w:rPr>
          <w:rFonts w:ascii="Times New Roman" w:hAnsi="Times New Roman" w:cs="Times New Roman"/>
          <w:szCs w:val="24"/>
        </w:rPr>
        <w:t>)</w:t>
      </w:r>
      <w:r w:rsidR="00A34A8F" w:rsidRPr="00D410E5">
        <w:rPr>
          <w:rFonts w:ascii="Times New Roman" w:hAnsi="Times New Roman" w:cs="Times New Roman"/>
          <w:szCs w:val="24"/>
        </w:rPr>
        <w:t xml:space="preserve">, </w:t>
      </w:r>
      <w:r w:rsidRPr="00D410E5">
        <w:rPr>
          <w:rFonts w:ascii="Times New Roman" w:hAnsi="Times New Roman" w:cs="Times New Roman"/>
          <w:szCs w:val="24"/>
        </w:rPr>
        <w:t>floral specialization (</w:t>
      </w:r>
      <w:proofErr w:type="spellStart"/>
      <w:r w:rsidR="00BF7B1D" w:rsidRPr="00D410E5">
        <w:rPr>
          <w:rFonts w:ascii="Times New Roman" w:hAnsi="Times New Roman" w:cs="Times New Roman"/>
          <w:szCs w:val="24"/>
        </w:rPr>
        <w:t>kleptoparasitic</w:t>
      </w:r>
      <w:proofErr w:type="spellEnd"/>
      <w:r w:rsidR="00BF7B1D" w:rsidRPr="00D410E5">
        <w:rPr>
          <w:rFonts w:ascii="Times New Roman" w:hAnsi="Times New Roman" w:cs="Times New Roman"/>
          <w:szCs w:val="24"/>
        </w:rPr>
        <w:t>, generalist, or specialist</w:t>
      </w:r>
      <w:r w:rsidRPr="00D410E5">
        <w:rPr>
          <w:rFonts w:ascii="Times New Roman" w:hAnsi="Times New Roman" w:cs="Times New Roman"/>
          <w:szCs w:val="24"/>
        </w:rPr>
        <w:t>)</w:t>
      </w:r>
      <w:r w:rsidR="00A34A8F" w:rsidRPr="00D410E5">
        <w:rPr>
          <w:rFonts w:ascii="Times New Roman" w:hAnsi="Times New Roman" w:cs="Times New Roman"/>
          <w:szCs w:val="24"/>
        </w:rPr>
        <w:t>,</w:t>
      </w:r>
      <w:r w:rsidRPr="00D410E5">
        <w:rPr>
          <w:rFonts w:ascii="Times New Roman" w:hAnsi="Times New Roman" w:cs="Times New Roman"/>
          <w:szCs w:val="24"/>
        </w:rPr>
        <w:t xml:space="preserve"> nest substrate (</w:t>
      </w:r>
      <w:r w:rsidR="0053658F" w:rsidRPr="00D410E5">
        <w:rPr>
          <w:rFonts w:ascii="Times New Roman" w:hAnsi="Times New Roman" w:cs="Times New Roman"/>
          <w:szCs w:val="24"/>
        </w:rPr>
        <w:t>soil, cavity, hive, pithy stem, or wood</w:t>
      </w:r>
      <w:r w:rsidRPr="00D410E5">
        <w:rPr>
          <w:rFonts w:ascii="Times New Roman" w:hAnsi="Times New Roman" w:cs="Times New Roman"/>
          <w:szCs w:val="24"/>
        </w:rPr>
        <w:t>), sociality (</w:t>
      </w:r>
      <w:r w:rsidR="0053658F" w:rsidRPr="00D410E5">
        <w:rPr>
          <w:rFonts w:ascii="Times New Roman" w:hAnsi="Times New Roman" w:cs="Times New Roman"/>
          <w:szCs w:val="24"/>
        </w:rPr>
        <w:t xml:space="preserve"> </w:t>
      </w:r>
      <w:proofErr w:type="spellStart"/>
      <w:r w:rsidR="0053658F" w:rsidRPr="00D410E5">
        <w:rPr>
          <w:rFonts w:ascii="Times New Roman" w:hAnsi="Times New Roman" w:cs="Times New Roman"/>
          <w:szCs w:val="24"/>
        </w:rPr>
        <w:t>subsocial</w:t>
      </w:r>
      <w:proofErr w:type="spellEnd"/>
      <w:r w:rsidR="0053658F" w:rsidRPr="00D410E5">
        <w:rPr>
          <w:rFonts w:ascii="Times New Roman" w:hAnsi="Times New Roman" w:cs="Times New Roman"/>
          <w:szCs w:val="24"/>
        </w:rPr>
        <w:t xml:space="preserve">, solitary, </w:t>
      </w:r>
      <w:proofErr w:type="spellStart"/>
      <w:r w:rsidR="00F26836" w:rsidRPr="00D410E5">
        <w:rPr>
          <w:rFonts w:ascii="Times New Roman" w:hAnsi="Times New Roman" w:cs="Times New Roman"/>
          <w:szCs w:val="24"/>
        </w:rPr>
        <w:t>subsocial</w:t>
      </w:r>
      <w:proofErr w:type="spellEnd"/>
      <w:r w:rsidR="00F26836" w:rsidRPr="00D410E5">
        <w:rPr>
          <w:rFonts w:ascii="Times New Roman" w:hAnsi="Times New Roman" w:cs="Times New Roman"/>
          <w:szCs w:val="24"/>
        </w:rPr>
        <w:t xml:space="preserve">, </w:t>
      </w:r>
      <w:r w:rsidR="0053658F" w:rsidRPr="00D410E5">
        <w:rPr>
          <w:rFonts w:ascii="Times New Roman" w:hAnsi="Times New Roman" w:cs="Times New Roman"/>
          <w:szCs w:val="24"/>
        </w:rPr>
        <w:t>eusocial, or parasitic</w:t>
      </w:r>
      <w:r w:rsidRPr="00D410E5">
        <w:rPr>
          <w:rFonts w:ascii="Times New Roman" w:hAnsi="Times New Roman" w:cs="Times New Roman"/>
          <w:szCs w:val="24"/>
        </w:rPr>
        <w:t xml:space="preserve">), and status (native or </w:t>
      </w:r>
      <w:commentRangeStart w:id="56"/>
      <w:r w:rsidR="00D25717" w:rsidRPr="00D410E5">
        <w:rPr>
          <w:rFonts w:ascii="Times New Roman" w:hAnsi="Times New Roman" w:cs="Times New Roman"/>
          <w:szCs w:val="24"/>
        </w:rPr>
        <w:t>nonnative</w:t>
      </w:r>
      <w:commentRangeEnd w:id="56"/>
      <w:r w:rsidR="00D25717" w:rsidRPr="00D410E5">
        <w:rPr>
          <w:rStyle w:val="CommentReference"/>
          <w:rFonts w:ascii="Times New Roman" w:hAnsi="Times New Roman" w:cs="Times New Roman"/>
          <w:sz w:val="24"/>
          <w:szCs w:val="24"/>
        </w:rPr>
        <w:commentReference w:id="56"/>
      </w:r>
      <w:r w:rsidRPr="00D410E5">
        <w:rPr>
          <w:rFonts w:ascii="Times New Roman" w:hAnsi="Times New Roman" w:cs="Times New Roman"/>
          <w:szCs w:val="24"/>
        </w:rPr>
        <w:t xml:space="preserve"> to Ohio). T</w:t>
      </w:r>
      <w:r w:rsidR="00A34A8F" w:rsidRPr="00D410E5">
        <w:rPr>
          <w:rFonts w:ascii="Times New Roman" w:hAnsi="Times New Roman" w:cs="Times New Roman"/>
          <w:szCs w:val="24"/>
        </w:rPr>
        <w:t xml:space="preserve">raits were </w:t>
      </w:r>
      <w:r w:rsidRPr="00D410E5">
        <w:rPr>
          <w:rFonts w:ascii="Times New Roman" w:hAnsi="Times New Roman" w:cs="Times New Roman"/>
          <w:szCs w:val="24"/>
        </w:rPr>
        <w:t>determined</w:t>
      </w:r>
      <w:r w:rsidR="00A34A8F" w:rsidRPr="00D410E5">
        <w:rPr>
          <w:rFonts w:ascii="Times New Roman" w:hAnsi="Times New Roman" w:cs="Times New Roman"/>
          <w:szCs w:val="24"/>
        </w:rPr>
        <w:t xml:space="preserve"> from </w:t>
      </w:r>
      <w:proofErr w:type="spellStart"/>
      <w:r w:rsidR="00A34A8F" w:rsidRPr="00D410E5">
        <w:rPr>
          <w:rFonts w:ascii="Times New Roman" w:hAnsi="Times New Roman" w:cs="Times New Roman"/>
          <w:szCs w:val="24"/>
        </w:rPr>
        <w:t>Discoverlife</w:t>
      </w:r>
      <w:proofErr w:type="spellEnd"/>
      <w:r w:rsidR="00A34A8F" w:rsidRPr="00D410E5">
        <w:rPr>
          <w:rFonts w:ascii="Times New Roman" w:hAnsi="Times New Roman" w:cs="Times New Roman"/>
          <w:szCs w:val="24"/>
        </w:rPr>
        <w:t xml:space="preserve"> </w:t>
      </w:r>
      <w:r w:rsidR="005F004D" w:rsidRPr="00D410E5">
        <w:rPr>
          <w:rFonts w:ascii="Times New Roman" w:hAnsi="Times New Roman" w:cs="Times New Roman"/>
          <w:szCs w:val="24"/>
        </w:rPr>
        <w:fldChar w:fldCharType="begin"/>
      </w:r>
      <w:r w:rsidR="005F004D" w:rsidRPr="00D410E5">
        <w:rPr>
          <w:rFonts w:ascii="Times New Roman" w:hAnsi="Times New Roman" w:cs="Times New Roman"/>
          <w:szCs w:val="24"/>
        </w:rPr>
        <w:instrText xml:space="preserve"> ADDIN ZOTERO_ITEM CSL_CITATION {"citationID":"OnBhUbu0","properties":{"formattedCitation":"(Ascher and Pickering 2018)","plainCitation":"(Ascher and Pickering 2018)","noteIndex":0},"citationItems":[{"id":892,"uris":["http://zotero.org/users/5582488/items/DLYEDQEV"],"itemData":{"id":892,"type":"webpage","title":"Discover Life bee species guide and world checklist (Hymenoptera: Apoidea: Anthophila)","URL":"http://www.disco verli fe.org/mp/20q?guide =Apoid ea_species","author":[{"family":"Ascher","given":"J.S."},{"family":"Pickering","given":"J"}],"issued":{"date-parts":[["2018"]]}}}],"schema":"https://github.com/citation-style-language/schema/raw/master/csl-citation.json"} </w:instrText>
      </w:r>
      <w:r w:rsidR="005F004D" w:rsidRPr="00D410E5">
        <w:rPr>
          <w:rFonts w:ascii="Times New Roman" w:hAnsi="Times New Roman" w:cs="Times New Roman"/>
          <w:szCs w:val="24"/>
        </w:rPr>
        <w:fldChar w:fldCharType="separate"/>
      </w:r>
      <w:r w:rsidR="005F004D" w:rsidRPr="00D410E5">
        <w:rPr>
          <w:rFonts w:ascii="Times New Roman" w:hAnsi="Times New Roman" w:cs="Times New Roman"/>
          <w:szCs w:val="24"/>
        </w:rPr>
        <w:t>(Ascher and Pickering 2018)</w:t>
      </w:r>
      <w:r w:rsidR="005F004D" w:rsidRPr="00D410E5">
        <w:rPr>
          <w:rFonts w:ascii="Times New Roman" w:hAnsi="Times New Roman" w:cs="Times New Roman"/>
          <w:szCs w:val="24"/>
        </w:rPr>
        <w:fldChar w:fldCharType="end"/>
      </w:r>
      <w:r w:rsidR="00595CC2" w:rsidRPr="00D410E5">
        <w:rPr>
          <w:rFonts w:ascii="Times New Roman" w:hAnsi="Times New Roman" w:cs="Times New Roman"/>
          <w:szCs w:val="24"/>
        </w:rPr>
        <w:t xml:space="preserve">, The Bees in Your Backyard: A guide to North America’s Bees </w:t>
      </w:r>
      <w:r w:rsidR="005F004D" w:rsidRPr="00D410E5">
        <w:rPr>
          <w:rFonts w:ascii="Times New Roman" w:hAnsi="Times New Roman" w:cs="Times New Roman"/>
          <w:szCs w:val="24"/>
        </w:rPr>
        <w:fldChar w:fldCharType="begin"/>
      </w:r>
      <w:r w:rsidR="005F004D" w:rsidRPr="00D410E5">
        <w:rPr>
          <w:rFonts w:ascii="Times New Roman" w:hAnsi="Times New Roman" w:cs="Times New Roman"/>
          <w:szCs w:val="24"/>
        </w:rPr>
        <w:instrText xml:space="preserve"> ADDIN ZOTERO_ITEM CSL_CITATION {"citationID":"2wAG2Hn2","properties":{"formattedCitation":"(Wilson and Messinger Carril 2016)","plainCitation":"(Wilson and Messinger Carril 2016)","noteIndex":0},"citationItems":[{"id":895,"uris":["http://zotero.org/users/5582488/items/7MK76NGA"],"itemData":{"id":895,"type":"book","call-number":"QL567.1.U6 W55 2016","event-place":"Princeton","ISBN":"978-0-691-16077-1","number-of-pages":"288","publisher":"Princeton University Press","publisher-place":"Princeton","source":"Library of Congress ISBN","title":"The bees in your backyard: a guide to North America's bees","title-short":"The bees in your backyard","author":[{"family":"Wilson","given":"Joseph S."},{"family":"Messinger Carril","given":"Olivia"}],"issued":{"date-parts":[["2016"]]}}}],"schema":"https://github.com/citation-style-language/schema/raw/master/csl-citation.json"} </w:instrText>
      </w:r>
      <w:r w:rsidR="005F004D" w:rsidRPr="00D410E5">
        <w:rPr>
          <w:rFonts w:ascii="Times New Roman" w:hAnsi="Times New Roman" w:cs="Times New Roman"/>
          <w:szCs w:val="24"/>
        </w:rPr>
        <w:fldChar w:fldCharType="separate"/>
      </w:r>
      <w:r w:rsidR="005F004D" w:rsidRPr="00D410E5">
        <w:rPr>
          <w:rFonts w:ascii="Times New Roman" w:hAnsi="Times New Roman" w:cs="Times New Roman"/>
          <w:szCs w:val="24"/>
        </w:rPr>
        <w:t>(Wilson and Messinger Carril 2016)</w:t>
      </w:r>
      <w:r w:rsidR="005F004D" w:rsidRPr="00D410E5">
        <w:rPr>
          <w:rFonts w:ascii="Times New Roman" w:hAnsi="Times New Roman" w:cs="Times New Roman"/>
          <w:szCs w:val="24"/>
        </w:rPr>
        <w:fldChar w:fldCharType="end"/>
      </w:r>
      <w:r w:rsidR="005F004D" w:rsidRPr="00D410E5">
        <w:rPr>
          <w:rFonts w:ascii="Times New Roman" w:hAnsi="Times New Roman" w:cs="Times New Roman"/>
          <w:szCs w:val="24"/>
        </w:rPr>
        <w:t xml:space="preserve"> </w:t>
      </w:r>
      <w:r w:rsidR="00595CC2" w:rsidRPr="00D410E5">
        <w:rPr>
          <w:rFonts w:ascii="Times New Roman" w:hAnsi="Times New Roman" w:cs="Times New Roman"/>
          <w:szCs w:val="24"/>
        </w:rPr>
        <w:t xml:space="preserve">Bumblebees of North America: An Identification Guide </w:t>
      </w:r>
      <w:r w:rsidR="005F004D" w:rsidRPr="00D410E5">
        <w:rPr>
          <w:rFonts w:ascii="Times New Roman" w:hAnsi="Times New Roman" w:cs="Times New Roman"/>
          <w:szCs w:val="24"/>
        </w:rPr>
        <w:fldChar w:fldCharType="begin"/>
      </w:r>
      <w:r w:rsidR="005F004D" w:rsidRPr="00D410E5">
        <w:rPr>
          <w:rFonts w:ascii="Times New Roman" w:hAnsi="Times New Roman" w:cs="Times New Roman"/>
          <w:szCs w:val="24"/>
        </w:rPr>
        <w:instrText xml:space="preserve"> ADDIN ZOTERO_ITEM CSL_CITATION {"citationID":"ekvLezdj","properties":{"formattedCitation":"(Williams et al. 2014)","plainCitation":"(Williams et al. 2014)","noteIndex":0},"citationItems":[{"id":897,"uris":["http://zotero.org/users/5582488/items/9Y4LJ2ED"],"itemData":{"id":897,"type":"book","abstract":"This guide allows amateur and professional naturalists to identify all 46 bumble bee species found north of Mexico and to understand their ecology and changing geographic distributions.--","call-number":"QL568.A6 W55 2014","event-place":"Princeton","ISBN":"978-0-691-15222-6","note":"OCLC: ocn861677312","number-of-pages":"208","publisher":"Princeton University Press","publisher-place":"Princeton","source":"Library of Congress ISBN","title":"Bumble bees of North America: an identification guide","title-short":"Bumble bees of North America","author":[{"family":"Williams","given":"Paul"},{"family":"Thorp","given":"Robbin W."},{"family":"Richardson","given":"Leif"},{"family":"Colla","given":"Sheila"}],"issued":{"date-parts":[["2014"]]}}}],"schema":"https://github.com/citation-style-language/schema/raw/master/csl-citation.json"} </w:instrText>
      </w:r>
      <w:r w:rsidR="005F004D" w:rsidRPr="00D410E5">
        <w:rPr>
          <w:rFonts w:ascii="Times New Roman" w:hAnsi="Times New Roman" w:cs="Times New Roman"/>
          <w:szCs w:val="24"/>
        </w:rPr>
        <w:fldChar w:fldCharType="separate"/>
      </w:r>
      <w:r w:rsidR="005F004D" w:rsidRPr="00D410E5">
        <w:rPr>
          <w:rFonts w:ascii="Times New Roman" w:hAnsi="Times New Roman" w:cs="Times New Roman"/>
          <w:szCs w:val="24"/>
        </w:rPr>
        <w:t>(Williams et al. 2014)</w:t>
      </w:r>
      <w:r w:rsidR="005F004D" w:rsidRPr="00D410E5">
        <w:rPr>
          <w:rFonts w:ascii="Times New Roman" w:hAnsi="Times New Roman" w:cs="Times New Roman"/>
          <w:szCs w:val="24"/>
        </w:rPr>
        <w:fldChar w:fldCharType="end"/>
      </w:r>
      <w:r w:rsidR="00595CC2" w:rsidRPr="00D410E5">
        <w:rPr>
          <w:rFonts w:ascii="Times New Roman" w:hAnsi="Times New Roman" w:cs="Times New Roman"/>
          <w:szCs w:val="24"/>
        </w:rPr>
        <w:t xml:space="preserve">, Pollen Specialist bees of the Eastern United States </w:t>
      </w:r>
      <w:r w:rsidR="0058191D" w:rsidRPr="00D410E5">
        <w:rPr>
          <w:rFonts w:ascii="Times New Roman" w:hAnsi="Times New Roman" w:cs="Times New Roman"/>
          <w:szCs w:val="24"/>
        </w:rPr>
        <w:fldChar w:fldCharType="begin"/>
      </w:r>
      <w:r w:rsidR="0058191D" w:rsidRPr="00D410E5">
        <w:rPr>
          <w:rFonts w:ascii="Times New Roman" w:hAnsi="Times New Roman" w:cs="Times New Roman"/>
          <w:szCs w:val="24"/>
        </w:rPr>
        <w:instrText xml:space="preserve"> ADDIN ZOTERO_ITEM CSL_CITATION {"citationID":"UJcdjC2v","properties":{"formattedCitation":"(Fowler and Droege 2020)","plainCitation":"(Fowler and Droege 2020)","noteIndex":0},"citationItems":[{"id":900,"uris":["http://zotero.org/users/5582488/items/35RHC2DB"],"itemData":{"id":900,"type":"webpage","container-title":"jarrodfowler.com","title":"Pollen Specialist Bees of the Eastern United States","URL":"https://jarrodfowler.com/specialist_bees.html","author":[{"family":"Fowler","given":"Jarrod"},{"family":"Droege","given":"Sam"}],"issued":{"date-parts":[["2020"]]}}}],"schema":"https://github.com/citation-style-language/schema/raw/master/csl-citation.json"} </w:instrText>
      </w:r>
      <w:r w:rsidR="0058191D" w:rsidRPr="00D410E5">
        <w:rPr>
          <w:rFonts w:ascii="Times New Roman" w:hAnsi="Times New Roman" w:cs="Times New Roman"/>
          <w:szCs w:val="24"/>
        </w:rPr>
        <w:fldChar w:fldCharType="separate"/>
      </w:r>
      <w:r w:rsidR="0058191D" w:rsidRPr="00D410E5">
        <w:rPr>
          <w:rFonts w:ascii="Times New Roman" w:hAnsi="Times New Roman" w:cs="Times New Roman"/>
          <w:szCs w:val="24"/>
        </w:rPr>
        <w:t>(Fowler and Droege 2020)</w:t>
      </w:r>
      <w:r w:rsidR="0058191D" w:rsidRPr="00D410E5">
        <w:rPr>
          <w:rFonts w:ascii="Times New Roman" w:hAnsi="Times New Roman" w:cs="Times New Roman"/>
          <w:szCs w:val="24"/>
        </w:rPr>
        <w:fldChar w:fldCharType="end"/>
      </w:r>
      <w:r w:rsidR="00595CC2" w:rsidRPr="00D410E5">
        <w:rPr>
          <w:rFonts w:ascii="Times New Roman" w:hAnsi="Times New Roman" w:cs="Times New Roman"/>
          <w:szCs w:val="24"/>
        </w:rPr>
        <w:t xml:space="preserve">, </w:t>
      </w:r>
      <w:r w:rsidR="0058191D" w:rsidRPr="00D410E5">
        <w:rPr>
          <w:rFonts w:ascii="Times New Roman" w:hAnsi="Times New Roman" w:cs="Times New Roman"/>
          <w:szCs w:val="24"/>
        </w:rPr>
        <w:t xml:space="preserve">and </w:t>
      </w:r>
      <w:r w:rsidR="00595CC2" w:rsidRPr="00D410E5">
        <w:rPr>
          <w:rFonts w:ascii="Times New Roman" w:hAnsi="Times New Roman" w:cs="Times New Roman"/>
          <w:szCs w:val="24"/>
        </w:rPr>
        <w:t xml:space="preserve">Pollen Specialist bees of the Central United States </w:t>
      </w:r>
      <w:r w:rsidR="0058191D" w:rsidRPr="00D410E5">
        <w:rPr>
          <w:rFonts w:ascii="Times New Roman" w:hAnsi="Times New Roman" w:cs="Times New Roman"/>
          <w:szCs w:val="24"/>
        </w:rPr>
        <w:fldChar w:fldCharType="begin"/>
      </w:r>
      <w:r w:rsidR="0058191D" w:rsidRPr="00D410E5">
        <w:rPr>
          <w:rFonts w:ascii="Times New Roman" w:hAnsi="Times New Roman" w:cs="Times New Roman"/>
          <w:szCs w:val="24"/>
        </w:rPr>
        <w:instrText xml:space="preserve"> ADDIN ZOTERO_ITEM CSL_CITATION {"citationID":"kgMyo4Fe","properties":{"formattedCitation":"(Fowler 2020)","plainCitation":"(Fowler 2020)","noteIndex":0},"citationItems":[{"id":899,"uris":["http://zotero.org/users/5582488/items/6LYZELPD"],"itemData":{"id":899,"type":"webpage","container-title":"jarrodfowler.com","title":"Pollen Specialist Bees of the Central United States","URL":"https://jarrodfowler.com/bees_pollen.html","author":[{"family":"Fowler","given":"Jarrod"}],"issued":{"date-parts":[["2020"]]}}}],"schema":"https://github.com/citation-style-language/schema/raw/master/csl-citation.json"} </w:instrText>
      </w:r>
      <w:r w:rsidR="0058191D" w:rsidRPr="00D410E5">
        <w:rPr>
          <w:rFonts w:ascii="Times New Roman" w:hAnsi="Times New Roman" w:cs="Times New Roman"/>
          <w:szCs w:val="24"/>
        </w:rPr>
        <w:fldChar w:fldCharType="separate"/>
      </w:r>
      <w:r w:rsidR="0058191D" w:rsidRPr="00D410E5">
        <w:rPr>
          <w:rFonts w:ascii="Times New Roman" w:hAnsi="Times New Roman" w:cs="Times New Roman"/>
          <w:szCs w:val="24"/>
        </w:rPr>
        <w:t>(Fowler 2020)</w:t>
      </w:r>
      <w:r w:rsidR="0058191D" w:rsidRPr="00D410E5">
        <w:rPr>
          <w:rFonts w:ascii="Times New Roman" w:hAnsi="Times New Roman" w:cs="Times New Roman"/>
          <w:szCs w:val="24"/>
        </w:rPr>
        <w:fldChar w:fldCharType="end"/>
      </w:r>
      <w:r w:rsidR="00595CC2" w:rsidRPr="00D410E5">
        <w:rPr>
          <w:rFonts w:ascii="Times New Roman" w:hAnsi="Times New Roman" w:cs="Times New Roman"/>
          <w:szCs w:val="24"/>
        </w:rPr>
        <w:t xml:space="preserve">. When body length could not be determined from the literature, specimens were measured from </w:t>
      </w:r>
      <w:r w:rsidRPr="00D410E5">
        <w:rPr>
          <w:rFonts w:ascii="Times New Roman" w:hAnsi="Times New Roman" w:cs="Times New Roman"/>
          <w:szCs w:val="24"/>
        </w:rPr>
        <w:t>t</w:t>
      </w:r>
      <w:r w:rsidR="00A34A8F" w:rsidRPr="00D410E5">
        <w:rPr>
          <w:rFonts w:ascii="Times New Roman" w:hAnsi="Times New Roman" w:cs="Times New Roman"/>
          <w:szCs w:val="24"/>
        </w:rPr>
        <w:t xml:space="preserve">he C.A. </w:t>
      </w:r>
      <w:proofErr w:type="spellStart"/>
      <w:r w:rsidR="00A34A8F" w:rsidRPr="00D410E5">
        <w:rPr>
          <w:rFonts w:ascii="Times New Roman" w:hAnsi="Times New Roman" w:cs="Times New Roman"/>
          <w:szCs w:val="24"/>
        </w:rPr>
        <w:t>Triplehorn</w:t>
      </w:r>
      <w:proofErr w:type="spellEnd"/>
      <w:r w:rsidR="00A34A8F" w:rsidRPr="00D410E5">
        <w:rPr>
          <w:rFonts w:ascii="Times New Roman" w:hAnsi="Times New Roman" w:cs="Times New Roman"/>
          <w:szCs w:val="24"/>
        </w:rPr>
        <w:t xml:space="preserve"> Insect Collection</w:t>
      </w:r>
      <w:r w:rsidR="00595CC2" w:rsidRPr="00D410E5">
        <w:rPr>
          <w:rFonts w:ascii="Times New Roman" w:hAnsi="Times New Roman" w:cs="Times New Roman"/>
          <w:szCs w:val="24"/>
        </w:rPr>
        <w:t>, Museum of Biological Diversity, at the Ohio State University</w:t>
      </w:r>
      <w:r w:rsidR="0058191D" w:rsidRPr="00D410E5">
        <w:rPr>
          <w:rFonts w:ascii="Times New Roman" w:hAnsi="Times New Roman" w:cs="Times New Roman"/>
          <w:szCs w:val="24"/>
        </w:rPr>
        <w:t xml:space="preserve"> </w:t>
      </w:r>
      <w:r w:rsidR="003E63E4" w:rsidRPr="00D410E5">
        <w:rPr>
          <w:rFonts w:ascii="Times New Roman" w:hAnsi="Times New Roman" w:cs="Times New Roman"/>
          <w:szCs w:val="24"/>
        </w:rPr>
        <w:fldChar w:fldCharType="begin"/>
      </w:r>
      <w:r w:rsidR="003E63E4" w:rsidRPr="00D410E5">
        <w:rPr>
          <w:rFonts w:ascii="Times New Roman" w:hAnsi="Times New Roman" w:cs="Times New Roman"/>
          <w:szCs w:val="24"/>
        </w:rPr>
        <w:instrText xml:space="preserve"> ADDIN ZOTERO_ITEM CSL_CITATION {"citationID":"YSy2UPEF","properties":{"formattedCitation":"(Musetti 2021)","plainCitation":"(Musetti 2021)","noteIndex":0},"citationItems":[{"id":901,"uris":["http://zotero.org/users/5582488/items/B2NUWJVI"],"itemData":{"id":901,"type":"manuscript","event-place":"Musuem of Biological Diversity, The Ohio State University","publisher-place":"Musuem of Biological Diversity, The Ohio State University","title":"Triplehorn Insect Collection","author":[{"family":"Musetti","given":"Luciana"}],"issued":{"date-parts":[["2021"]]}}}],"schema":"https://github.com/citation-style-language/schema/raw/master/csl-citation.json"} </w:instrText>
      </w:r>
      <w:r w:rsidR="003E63E4" w:rsidRPr="00D410E5">
        <w:rPr>
          <w:rFonts w:ascii="Times New Roman" w:hAnsi="Times New Roman" w:cs="Times New Roman"/>
          <w:szCs w:val="24"/>
        </w:rPr>
        <w:fldChar w:fldCharType="separate"/>
      </w:r>
      <w:r w:rsidR="003E63E4" w:rsidRPr="00D410E5">
        <w:rPr>
          <w:rFonts w:ascii="Times New Roman" w:hAnsi="Times New Roman" w:cs="Times New Roman"/>
          <w:szCs w:val="24"/>
        </w:rPr>
        <w:t>(Musetti 2021)</w:t>
      </w:r>
      <w:r w:rsidR="003E63E4" w:rsidRPr="00D410E5">
        <w:rPr>
          <w:rFonts w:ascii="Times New Roman" w:hAnsi="Times New Roman" w:cs="Times New Roman"/>
          <w:szCs w:val="24"/>
        </w:rPr>
        <w:fldChar w:fldCharType="end"/>
      </w:r>
      <w:r w:rsidR="00595CC2" w:rsidRPr="00D410E5">
        <w:rPr>
          <w:rFonts w:ascii="Times New Roman" w:hAnsi="Times New Roman" w:cs="Times New Roman"/>
          <w:szCs w:val="24"/>
        </w:rPr>
        <w:t>.</w:t>
      </w:r>
    </w:p>
    <w:p w14:paraId="7DF54773" w14:textId="7BD9CD33" w:rsidR="00DB66F2" w:rsidRPr="00D410E5" w:rsidRDefault="00400362" w:rsidP="00F26834">
      <w:pPr>
        <w:spacing w:line="480" w:lineRule="auto"/>
        <w:rPr>
          <w:rFonts w:ascii="Times New Roman" w:hAnsi="Times New Roman" w:cs="Times New Roman"/>
          <w:szCs w:val="24"/>
        </w:rPr>
      </w:pPr>
      <w:commentRangeStart w:id="57"/>
      <w:commentRangeStart w:id="58"/>
      <w:commentRangeStart w:id="59"/>
      <w:r w:rsidRPr="00D410E5">
        <w:rPr>
          <w:rFonts w:ascii="Times New Roman" w:hAnsi="Times New Roman" w:cs="Times New Roman"/>
          <w:b/>
          <w:bCs/>
          <w:i/>
          <w:iCs/>
          <w:szCs w:val="24"/>
        </w:rPr>
        <w:t>Data analysis</w:t>
      </w:r>
      <w:commentRangeEnd w:id="57"/>
      <w:r w:rsidR="007E2B1A" w:rsidRPr="00D410E5">
        <w:rPr>
          <w:rStyle w:val="CommentReference"/>
          <w:rFonts w:ascii="Times New Roman" w:hAnsi="Times New Roman" w:cs="Times New Roman"/>
          <w:sz w:val="24"/>
          <w:szCs w:val="24"/>
        </w:rPr>
        <w:commentReference w:id="57"/>
      </w:r>
      <w:commentRangeEnd w:id="58"/>
      <w:r w:rsidR="00390268" w:rsidRPr="00D410E5">
        <w:rPr>
          <w:rStyle w:val="CommentReference"/>
          <w:rFonts w:ascii="Times New Roman" w:hAnsi="Times New Roman" w:cs="Times New Roman"/>
          <w:sz w:val="24"/>
          <w:szCs w:val="24"/>
        </w:rPr>
        <w:commentReference w:id="58"/>
      </w:r>
      <w:commentRangeEnd w:id="59"/>
      <w:r w:rsidR="00F06879" w:rsidRPr="00D410E5">
        <w:rPr>
          <w:rStyle w:val="CommentReference"/>
          <w:rFonts w:ascii="Times New Roman" w:hAnsi="Times New Roman" w:cs="Times New Roman"/>
          <w:sz w:val="24"/>
          <w:szCs w:val="24"/>
        </w:rPr>
        <w:commentReference w:id="59"/>
      </w:r>
    </w:p>
    <w:p w14:paraId="155184BA" w14:textId="0066AC86" w:rsidR="003C1AA4" w:rsidRPr="00D410E5" w:rsidRDefault="003C1AA4" w:rsidP="00F26834">
      <w:pPr>
        <w:spacing w:line="480" w:lineRule="auto"/>
        <w:rPr>
          <w:rFonts w:ascii="Times New Roman" w:hAnsi="Times New Roman" w:cs="Times New Roman"/>
          <w:szCs w:val="24"/>
        </w:rPr>
      </w:pPr>
      <w:r w:rsidRPr="00D410E5">
        <w:rPr>
          <w:rFonts w:ascii="Times New Roman" w:hAnsi="Times New Roman" w:cs="Times New Roman"/>
          <w:i/>
          <w:iCs/>
          <w:szCs w:val="24"/>
        </w:rPr>
        <w:t>Regional to Urban Species pool analyses</w:t>
      </w:r>
    </w:p>
    <w:p w14:paraId="0669FD67" w14:textId="1BEE8BAE" w:rsidR="003C1AA4" w:rsidRPr="00D410E5" w:rsidRDefault="00E7062C" w:rsidP="00F26834">
      <w:pPr>
        <w:spacing w:line="480" w:lineRule="auto"/>
        <w:rPr>
          <w:rFonts w:ascii="Times New Roman" w:hAnsi="Times New Roman" w:cs="Times New Roman"/>
          <w:szCs w:val="24"/>
        </w:rPr>
      </w:pPr>
      <w:r w:rsidRPr="00D410E5">
        <w:rPr>
          <w:rFonts w:ascii="Times New Roman" w:hAnsi="Times New Roman" w:cs="Times New Roman"/>
          <w:szCs w:val="24"/>
        </w:rPr>
        <w:t xml:space="preserve">To test our hypothesis that the city would select for specific functional traits within native bee communities, the urban species pool was </w:t>
      </w:r>
      <w:r w:rsidR="003C1AA4" w:rsidRPr="00D410E5">
        <w:rPr>
          <w:rFonts w:ascii="Times New Roman" w:hAnsi="Times New Roman" w:cs="Times New Roman"/>
          <w:szCs w:val="24"/>
        </w:rPr>
        <w:t xml:space="preserve">analyzed against the regional species pool. The body length data of bee species were evaluated for normality through histogram </w:t>
      </w:r>
      <w:r w:rsidR="00660252" w:rsidRPr="00D410E5">
        <w:rPr>
          <w:rFonts w:ascii="Times New Roman" w:hAnsi="Times New Roman" w:cs="Times New Roman"/>
          <w:szCs w:val="24"/>
        </w:rPr>
        <w:t>observation and</w:t>
      </w:r>
      <w:r w:rsidR="003C1AA4" w:rsidRPr="00D410E5">
        <w:rPr>
          <w:rFonts w:ascii="Times New Roman" w:hAnsi="Times New Roman" w:cs="Times New Roman"/>
          <w:szCs w:val="24"/>
        </w:rPr>
        <w:t xml:space="preserve"> were </w:t>
      </w:r>
      <w:r w:rsidR="003C1AA4" w:rsidRPr="00D410E5">
        <w:rPr>
          <w:rFonts w:ascii="Times New Roman" w:hAnsi="Times New Roman" w:cs="Times New Roman"/>
          <w:szCs w:val="24"/>
        </w:rPr>
        <w:lastRenderedPageBreak/>
        <w:t xml:space="preserve">transformed logarithmically. </w:t>
      </w:r>
      <w:r w:rsidR="00112CD6" w:rsidRPr="00D410E5">
        <w:rPr>
          <w:rFonts w:ascii="Times New Roman" w:hAnsi="Times New Roman" w:cs="Times New Roman"/>
          <w:szCs w:val="24"/>
        </w:rPr>
        <w:t>For each trait in the urban species pool, c</w:t>
      </w:r>
      <w:r w:rsidR="003C1AA4" w:rsidRPr="00D410E5">
        <w:rPr>
          <w:rFonts w:ascii="Times New Roman" w:hAnsi="Times New Roman" w:cs="Times New Roman"/>
          <w:szCs w:val="24"/>
        </w:rPr>
        <w:t>ommun</w:t>
      </w:r>
      <w:r w:rsidR="00112CD6" w:rsidRPr="00D410E5">
        <w:rPr>
          <w:rFonts w:ascii="Times New Roman" w:hAnsi="Times New Roman" w:cs="Times New Roman"/>
          <w:szCs w:val="24"/>
        </w:rPr>
        <w:t xml:space="preserve">ity weighted means </w:t>
      </w:r>
      <w:r w:rsidR="00EA47BF" w:rsidRPr="00D410E5">
        <w:rPr>
          <w:rFonts w:ascii="Times New Roman" w:hAnsi="Times New Roman" w:cs="Times New Roman"/>
          <w:szCs w:val="24"/>
        </w:rPr>
        <w:t xml:space="preserve">(CWMs) </w:t>
      </w:r>
      <w:r w:rsidR="00112CD6" w:rsidRPr="00D410E5">
        <w:rPr>
          <w:rFonts w:ascii="Times New Roman" w:hAnsi="Times New Roman" w:cs="Times New Roman"/>
          <w:szCs w:val="24"/>
        </w:rPr>
        <w:t xml:space="preserve">were calculated using the R package FD </w:t>
      </w:r>
      <w:r w:rsidR="009B6B4E" w:rsidRPr="00D410E5">
        <w:rPr>
          <w:rFonts w:ascii="Times New Roman" w:hAnsi="Times New Roman" w:cs="Times New Roman"/>
          <w:szCs w:val="24"/>
        </w:rPr>
        <w:fldChar w:fldCharType="begin"/>
      </w:r>
      <w:r w:rsidR="009B6B4E" w:rsidRPr="00D410E5">
        <w:rPr>
          <w:rFonts w:ascii="Times New Roman" w:hAnsi="Times New Roman" w:cs="Times New Roman"/>
          <w:szCs w:val="24"/>
        </w:rPr>
        <w:instrText xml:space="preserve"> ADDIN ZOTERO_ITEM CSL_CITATION {"citationID":"XfNyWks5","properties":{"formattedCitation":"(Lalibert\\uc0\\u233{} et al. 2014)","plainCitation":"(Laliberté et al. 2014)","noteIndex":0},"citationItems":[{"id":903,"uris":["http://zotero.org/users/5582488/items/HF8JSMMA"],"itemData":{"id":903,"type":"article-journal","container-title":"Measuring functional diversity from multiple traits, and other tools for functional ecology","note":"publisher: Citeseer","page":"1.0-12","title":"Package ‘FD’","author":[{"family":"Laliberté","given":"Etienne"},{"family":"Legendre","given":"Pierre"},{"family":"Shipley","given":"Bill"},{"family":"Laliberté","given":"Maintainer Etienne"}],"issued":{"date-parts":[["2014"]]}}}],"schema":"https://github.com/citation-style-language/schema/raw/master/csl-citation.json"} </w:instrText>
      </w:r>
      <w:r w:rsidR="009B6B4E" w:rsidRPr="00D410E5">
        <w:rPr>
          <w:rFonts w:ascii="Times New Roman" w:hAnsi="Times New Roman" w:cs="Times New Roman"/>
          <w:szCs w:val="24"/>
        </w:rPr>
        <w:fldChar w:fldCharType="separate"/>
      </w:r>
      <w:r w:rsidR="009B6B4E" w:rsidRPr="00D410E5">
        <w:rPr>
          <w:rFonts w:ascii="Times New Roman" w:hAnsi="Times New Roman" w:cs="Times New Roman"/>
          <w:szCs w:val="24"/>
        </w:rPr>
        <w:t>(Laliberté et al. 2014)</w:t>
      </w:r>
      <w:r w:rsidR="009B6B4E" w:rsidRPr="00D410E5">
        <w:rPr>
          <w:rFonts w:ascii="Times New Roman" w:hAnsi="Times New Roman" w:cs="Times New Roman"/>
          <w:szCs w:val="24"/>
        </w:rPr>
        <w:fldChar w:fldCharType="end"/>
      </w:r>
      <w:r w:rsidR="009B6B4E" w:rsidRPr="00D410E5">
        <w:rPr>
          <w:rFonts w:ascii="Times New Roman" w:hAnsi="Times New Roman" w:cs="Times New Roman"/>
          <w:szCs w:val="24"/>
        </w:rPr>
        <w:t xml:space="preserve">. </w:t>
      </w:r>
      <w:r w:rsidR="00E13BE1" w:rsidRPr="00D410E5">
        <w:rPr>
          <w:rFonts w:ascii="Times New Roman" w:hAnsi="Times New Roman" w:cs="Times New Roman"/>
          <w:szCs w:val="24"/>
        </w:rPr>
        <w:t xml:space="preserve">Taxonomic and functional beta diversity was calculated using the R package </w:t>
      </w:r>
      <w:proofErr w:type="spellStart"/>
      <w:r w:rsidR="00E13BE1" w:rsidRPr="00D410E5">
        <w:rPr>
          <w:rFonts w:ascii="Times New Roman" w:hAnsi="Times New Roman" w:cs="Times New Roman"/>
          <w:szCs w:val="24"/>
        </w:rPr>
        <w:t>betapart</w:t>
      </w:r>
      <w:proofErr w:type="spellEnd"/>
      <w:r w:rsidR="00E13BE1" w:rsidRPr="00D410E5">
        <w:rPr>
          <w:rFonts w:ascii="Times New Roman" w:hAnsi="Times New Roman" w:cs="Times New Roman"/>
          <w:szCs w:val="24"/>
        </w:rPr>
        <w:t xml:space="preserve"> </w:t>
      </w:r>
      <w:r w:rsidR="009B6B4E" w:rsidRPr="00D410E5">
        <w:rPr>
          <w:rFonts w:ascii="Times New Roman" w:hAnsi="Times New Roman" w:cs="Times New Roman"/>
          <w:szCs w:val="24"/>
        </w:rPr>
        <w:fldChar w:fldCharType="begin"/>
      </w:r>
      <w:r w:rsidR="009B6B4E" w:rsidRPr="00D410E5">
        <w:rPr>
          <w:rFonts w:ascii="Times New Roman" w:hAnsi="Times New Roman" w:cs="Times New Roman"/>
          <w:szCs w:val="24"/>
        </w:rPr>
        <w:instrText xml:space="preserve"> ADDIN ZOTERO_ITEM CSL_CITATION {"citationID":"2UQMXejf","properties":{"formattedCitation":"(Baselga et al. 2021)","plainCitation":"(Baselga et al. 2021)","noteIndex":0},"citationItems":[{"id":904,"uris":["http://zotero.org/users/5582488/items/SDM5EQJY"],"itemData":{"id":904,"type":"article-journal","container-title":"CRAN. R-project. org/package= betapart. Consultado","title":"betapart: Partitioning Beta Diversity into Turnover and Nestedness Components. R package version 1.5. 4. _URL: _https","volume":"15","author":[{"family":"Baselga","given":"A."},{"family":"Orme","given":"D."},{"family":"Villeger","given":"S."},{"family":"De Bortoli","given":"J."},{"family":"Leprieur","given":"F."},{"family":"Logez","given":"M."}],"issued":{"date-parts":[["2021"]]}}}],"schema":"https://github.com/citation-style-language/schema/raw/master/csl-citation.json"} </w:instrText>
      </w:r>
      <w:r w:rsidR="009B6B4E" w:rsidRPr="00D410E5">
        <w:rPr>
          <w:rFonts w:ascii="Times New Roman" w:hAnsi="Times New Roman" w:cs="Times New Roman"/>
          <w:szCs w:val="24"/>
        </w:rPr>
        <w:fldChar w:fldCharType="separate"/>
      </w:r>
      <w:r w:rsidR="009B6B4E" w:rsidRPr="00D410E5">
        <w:rPr>
          <w:rFonts w:ascii="Times New Roman" w:hAnsi="Times New Roman" w:cs="Times New Roman"/>
          <w:szCs w:val="24"/>
        </w:rPr>
        <w:t>(</w:t>
      </w:r>
      <w:proofErr w:type="spellStart"/>
      <w:r w:rsidR="009B6B4E" w:rsidRPr="00D410E5">
        <w:rPr>
          <w:rFonts w:ascii="Times New Roman" w:hAnsi="Times New Roman" w:cs="Times New Roman"/>
          <w:szCs w:val="24"/>
        </w:rPr>
        <w:t>Baselga</w:t>
      </w:r>
      <w:proofErr w:type="spellEnd"/>
      <w:r w:rsidR="009B6B4E" w:rsidRPr="00D410E5">
        <w:rPr>
          <w:rFonts w:ascii="Times New Roman" w:hAnsi="Times New Roman" w:cs="Times New Roman"/>
          <w:szCs w:val="24"/>
        </w:rPr>
        <w:t xml:space="preserve"> et al. 2021)</w:t>
      </w:r>
      <w:r w:rsidR="009B6B4E" w:rsidRPr="00D410E5">
        <w:rPr>
          <w:rFonts w:ascii="Times New Roman" w:hAnsi="Times New Roman" w:cs="Times New Roman"/>
          <w:szCs w:val="24"/>
        </w:rPr>
        <w:fldChar w:fldCharType="end"/>
      </w:r>
      <w:r w:rsidR="00E13BE1" w:rsidRPr="00D410E5">
        <w:rPr>
          <w:rFonts w:ascii="Times New Roman" w:hAnsi="Times New Roman" w:cs="Times New Roman"/>
          <w:szCs w:val="24"/>
        </w:rPr>
        <w:t xml:space="preserve">. </w:t>
      </w:r>
    </w:p>
    <w:p w14:paraId="3488ABAB" w14:textId="658DA3C2" w:rsidR="00E13BE1" w:rsidRPr="00D410E5" w:rsidRDefault="002E01D8" w:rsidP="00F26834">
      <w:pPr>
        <w:spacing w:line="480" w:lineRule="auto"/>
        <w:rPr>
          <w:rFonts w:ascii="Times New Roman" w:hAnsi="Times New Roman" w:cs="Times New Roman"/>
          <w:szCs w:val="24"/>
        </w:rPr>
      </w:pPr>
      <w:r w:rsidRPr="00D410E5">
        <w:rPr>
          <w:rFonts w:ascii="Times New Roman" w:hAnsi="Times New Roman" w:cs="Times New Roman"/>
          <w:szCs w:val="24"/>
        </w:rPr>
        <w:t xml:space="preserve">Null models were created using R packages picante </w:t>
      </w:r>
      <w:r w:rsidR="009B6B4E" w:rsidRPr="00D410E5">
        <w:rPr>
          <w:rFonts w:ascii="Times New Roman" w:hAnsi="Times New Roman" w:cs="Times New Roman"/>
          <w:szCs w:val="24"/>
        </w:rPr>
        <w:fldChar w:fldCharType="begin"/>
      </w:r>
      <w:r w:rsidR="009B6B4E" w:rsidRPr="00D410E5">
        <w:rPr>
          <w:rFonts w:ascii="Times New Roman" w:hAnsi="Times New Roman" w:cs="Times New Roman"/>
          <w:szCs w:val="24"/>
        </w:rPr>
        <w:instrText xml:space="preserve"> ADDIN ZOTERO_ITEM CSL_CITATION {"citationID":"K08WzAbS","properties":{"formattedCitation":"(Kembel 2010)","plainCitation":"(Kembel 2010)","noteIndex":0},"citationItems":[{"id":905,"uris":["http://zotero.org/users/5582488/items/MJSKTEXM"],"itemData":{"id":905,"type":"article-journal","container-title":"R Proj","page":"1-16","title":"An introduction to the picante package","author":[{"family":"Kembel","given":"Steven"}],"issued":{"date-parts":[["2010"]]}}}],"schema":"https://github.com/citation-style-language/schema/raw/master/csl-citation.json"} </w:instrText>
      </w:r>
      <w:r w:rsidR="009B6B4E" w:rsidRPr="00D410E5">
        <w:rPr>
          <w:rFonts w:ascii="Times New Roman" w:hAnsi="Times New Roman" w:cs="Times New Roman"/>
          <w:szCs w:val="24"/>
        </w:rPr>
        <w:fldChar w:fldCharType="separate"/>
      </w:r>
      <w:r w:rsidR="009B6B4E" w:rsidRPr="00D410E5">
        <w:rPr>
          <w:rFonts w:ascii="Times New Roman" w:hAnsi="Times New Roman" w:cs="Times New Roman"/>
          <w:szCs w:val="24"/>
        </w:rPr>
        <w:t>(</w:t>
      </w:r>
      <w:proofErr w:type="spellStart"/>
      <w:r w:rsidR="009B6B4E" w:rsidRPr="00D410E5">
        <w:rPr>
          <w:rFonts w:ascii="Times New Roman" w:hAnsi="Times New Roman" w:cs="Times New Roman"/>
          <w:szCs w:val="24"/>
        </w:rPr>
        <w:t>Kembel</w:t>
      </w:r>
      <w:proofErr w:type="spellEnd"/>
      <w:r w:rsidR="009B6B4E" w:rsidRPr="00D410E5">
        <w:rPr>
          <w:rFonts w:ascii="Times New Roman" w:hAnsi="Times New Roman" w:cs="Times New Roman"/>
          <w:szCs w:val="24"/>
        </w:rPr>
        <w:t xml:space="preserve"> 2010)</w:t>
      </w:r>
      <w:r w:rsidR="009B6B4E" w:rsidRPr="00D410E5">
        <w:rPr>
          <w:rFonts w:ascii="Times New Roman" w:hAnsi="Times New Roman" w:cs="Times New Roman"/>
          <w:szCs w:val="24"/>
        </w:rPr>
        <w:fldChar w:fldCharType="end"/>
      </w:r>
      <w:r w:rsidR="009B6B4E" w:rsidRPr="00D410E5">
        <w:rPr>
          <w:rFonts w:ascii="Times New Roman" w:hAnsi="Times New Roman" w:cs="Times New Roman"/>
          <w:szCs w:val="24"/>
        </w:rPr>
        <w:t xml:space="preserve"> </w:t>
      </w:r>
      <w:r w:rsidRPr="00D410E5">
        <w:rPr>
          <w:rFonts w:ascii="Times New Roman" w:hAnsi="Times New Roman" w:cs="Times New Roman"/>
          <w:szCs w:val="24"/>
        </w:rPr>
        <w:t xml:space="preserve">and </w:t>
      </w:r>
      <w:proofErr w:type="spellStart"/>
      <w:r w:rsidRPr="00D410E5">
        <w:rPr>
          <w:rFonts w:ascii="Times New Roman" w:hAnsi="Times New Roman" w:cs="Times New Roman"/>
          <w:szCs w:val="24"/>
        </w:rPr>
        <w:t>gawdis</w:t>
      </w:r>
      <w:proofErr w:type="spellEnd"/>
      <w:r w:rsidRPr="00D410E5">
        <w:rPr>
          <w:rFonts w:ascii="Times New Roman" w:hAnsi="Times New Roman" w:cs="Times New Roman"/>
          <w:szCs w:val="24"/>
        </w:rPr>
        <w:t xml:space="preserve"> </w:t>
      </w:r>
      <w:r w:rsidR="009B6B4E" w:rsidRPr="00D410E5">
        <w:rPr>
          <w:rFonts w:ascii="Times New Roman" w:hAnsi="Times New Roman" w:cs="Times New Roman"/>
          <w:szCs w:val="24"/>
        </w:rPr>
        <w:fldChar w:fldCharType="begin"/>
      </w:r>
      <w:r w:rsidR="009B6B4E" w:rsidRPr="00D410E5">
        <w:rPr>
          <w:rFonts w:ascii="Times New Roman" w:hAnsi="Times New Roman" w:cs="Times New Roman"/>
          <w:szCs w:val="24"/>
        </w:rPr>
        <w:instrText xml:space="preserve"> ADDIN ZOTERO_ITEM CSL_CITATION {"citationID":"8u4f5GHq","properties":{"formattedCitation":"(de Bello et al. 2021)","plainCitation":"(de Bello et al. 2021)","noteIndex":0},"citationItems":[{"id":906,"uris":["http://zotero.org/users/5582488/items/H7XGYKVR"],"itemData":{"id":906,"type":"article-journal","title":"Package ‘gawdis’","author":[{"family":"Bello","given":"Francesco","non-dropping-particle":"de"},{"family":"Botta-Dukat","given":"Zoltan"},{"family":"Leps","given":"Jan"},{"family":"Fibich","given":"Pavel"},{"family":"Fibich","given":"Maintainer Pavel"}],"issued":{"date-parts":[["2021"]]}}}],"schema":"https://github.com/citation-style-language/schema/raw/master/csl-citation.json"} </w:instrText>
      </w:r>
      <w:r w:rsidR="009B6B4E" w:rsidRPr="00D410E5">
        <w:rPr>
          <w:rFonts w:ascii="Times New Roman" w:hAnsi="Times New Roman" w:cs="Times New Roman"/>
          <w:szCs w:val="24"/>
        </w:rPr>
        <w:fldChar w:fldCharType="separate"/>
      </w:r>
      <w:r w:rsidR="009B6B4E" w:rsidRPr="00D410E5">
        <w:rPr>
          <w:rFonts w:ascii="Times New Roman" w:hAnsi="Times New Roman" w:cs="Times New Roman"/>
          <w:szCs w:val="24"/>
        </w:rPr>
        <w:t>(de Bello et al. 2021)</w:t>
      </w:r>
      <w:r w:rsidR="009B6B4E" w:rsidRPr="00D410E5">
        <w:rPr>
          <w:rFonts w:ascii="Times New Roman" w:hAnsi="Times New Roman" w:cs="Times New Roman"/>
          <w:szCs w:val="24"/>
        </w:rPr>
        <w:fldChar w:fldCharType="end"/>
      </w:r>
      <w:r w:rsidRPr="00D410E5">
        <w:rPr>
          <w:rFonts w:ascii="Times New Roman" w:hAnsi="Times New Roman" w:cs="Times New Roman"/>
          <w:szCs w:val="24"/>
        </w:rPr>
        <w:t xml:space="preserve">. Using the original species richness at each site as a constraint, randomized communities were generated from the regional species pool over 999 iterations. </w:t>
      </w:r>
      <w:r w:rsidR="00EA47BF" w:rsidRPr="00D410E5">
        <w:rPr>
          <w:rFonts w:ascii="Times New Roman" w:hAnsi="Times New Roman" w:cs="Times New Roman"/>
          <w:szCs w:val="24"/>
        </w:rPr>
        <w:t xml:space="preserve">For each trait level of these null models, CWMs </w:t>
      </w:r>
      <w:r w:rsidR="00B90E8A" w:rsidRPr="00D410E5">
        <w:rPr>
          <w:rFonts w:ascii="Times New Roman" w:hAnsi="Times New Roman" w:cs="Times New Roman"/>
          <w:szCs w:val="24"/>
        </w:rPr>
        <w:t xml:space="preserve">were calculated for each site’s functional traits [R package FD </w:t>
      </w:r>
      <w:r w:rsidR="009B6B4E" w:rsidRPr="00D410E5">
        <w:rPr>
          <w:rFonts w:ascii="Times New Roman" w:hAnsi="Times New Roman" w:cs="Times New Roman"/>
          <w:szCs w:val="24"/>
        </w:rPr>
        <w:fldChar w:fldCharType="begin"/>
      </w:r>
      <w:r w:rsidR="009B6B4E" w:rsidRPr="00D410E5">
        <w:rPr>
          <w:rFonts w:ascii="Times New Roman" w:hAnsi="Times New Roman" w:cs="Times New Roman"/>
          <w:szCs w:val="24"/>
        </w:rPr>
        <w:instrText xml:space="preserve"> ADDIN ZOTERO_ITEM CSL_CITATION {"citationID":"cM6qTKsH","properties":{"formattedCitation":"(Lalibert\\uc0\\u233{} et al. 2014)","plainCitation":"(Laliberté et al. 2014)","noteIndex":0},"citationItems":[{"id":903,"uris":["http://zotero.org/users/5582488/items/HF8JSMMA"],"itemData":{"id":903,"type":"article-journal","container-title":"Measuring functional diversity from multiple traits, and other tools for functional ecology","note":"publisher: Citeseer","page":"1.0-12","title":"Package ‘FD’","author":[{"family":"Laliberté","given":"Etienne"},{"family":"Legendre","given":"Pierre"},{"family":"Shipley","given":"Bill"},{"family":"Laliberté","given":"Maintainer Etienne"}],"issued":{"date-parts":[["2014"]]}}}],"schema":"https://github.com/citation-style-language/schema/raw/master/csl-citation.json"} </w:instrText>
      </w:r>
      <w:r w:rsidR="009B6B4E" w:rsidRPr="00D410E5">
        <w:rPr>
          <w:rFonts w:ascii="Times New Roman" w:hAnsi="Times New Roman" w:cs="Times New Roman"/>
          <w:szCs w:val="24"/>
        </w:rPr>
        <w:fldChar w:fldCharType="separate"/>
      </w:r>
      <w:r w:rsidR="009B6B4E" w:rsidRPr="00D410E5">
        <w:rPr>
          <w:rFonts w:ascii="Times New Roman" w:hAnsi="Times New Roman" w:cs="Times New Roman"/>
          <w:szCs w:val="24"/>
        </w:rPr>
        <w:t>(Laliberté et al. 2014)</w:t>
      </w:r>
      <w:r w:rsidR="009B6B4E" w:rsidRPr="00D410E5">
        <w:rPr>
          <w:rFonts w:ascii="Times New Roman" w:hAnsi="Times New Roman" w:cs="Times New Roman"/>
          <w:szCs w:val="24"/>
        </w:rPr>
        <w:fldChar w:fldCharType="end"/>
      </w:r>
      <w:r w:rsidR="00B90E8A" w:rsidRPr="00D410E5">
        <w:rPr>
          <w:rFonts w:ascii="Times New Roman" w:hAnsi="Times New Roman" w:cs="Times New Roman"/>
          <w:szCs w:val="24"/>
        </w:rPr>
        <w:t xml:space="preserve">], </w:t>
      </w:r>
      <w:r w:rsidR="00EA47BF" w:rsidRPr="00D410E5">
        <w:rPr>
          <w:rFonts w:ascii="Times New Roman" w:hAnsi="Times New Roman" w:cs="Times New Roman"/>
          <w:szCs w:val="24"/>
        </w:rPr>
        <w:t>taxonomic beta diversity and functional beta diversity</w:t>
      </w:r>
      <w:r w:rsidR="00B90E8A" w:rsidRPr="00D410E5">
        <w:rPr>
          <w:rFonts w:ascii="Times New Roman" w:hAnsi="Times New Roman" w:cs="Times New Roman"/>
          <w:szCs w:val="24"/>
        </w:rPr>
        <w:t xml:space="preserve"> [the R package </w:t>
      </w:r>
      <w:proofErr w:type="spellStart"/>
      <w:r w:rsidR="00B90E8A" w:rsidRPr="00D410E5">
        <w:rPr>
          <w:rFonts w:ascii="Times New Roman" w:hAnsi="Times New Roman" w:cs="Times New Roman"/>
          <w:szCs w:val="24"/>
        </w:rPr>
        <w:t>betapart</w:t>
      </w:r>
      <w:proofErr w:type="spellEnd"/>
      <w:r w:rsidR="00B90E8A" w:rsidRPr="00D410E5">
        <w:rPr>
          <w:rFonts w:ascii="Times New Roman" w:hAnsi="Times New Roman" w:cs="Times New Roman"/>
          <w:szCs w:val="24"/>
        </w:rPr>
        <w:t xml:space="preserve"> </w:t>
      </w:r>
      <w:r w:rsidR="009B6B4E" w:rsidRPr="00D410E5">
        <w:rPr>
          <w:rFonts w:ascii="Times New Roman" w:hAnsi="Times New Roman" w:cs="Times New Roman"/>
          <w:szCs w:val="24"/>
        </w:rPr>
        <w:fldChar w:fldCharType="begin"/>
      </w:r>
      <w:r w:rsidR="009B6B4E" w:rsidRPr="00D410E5">
        <w:rPr>
          <w:rFonts w:ascii="Times New Roman" w:hAnsi="Times New Roman" w:cs="Times New Roman"/>
          <w:szCs w:val="24"/>
        </w:rPr>
        <w:instrText xml:space="preserve"> ADDIN ZOTERO_ITEM CSL_CITATION {"citationID":"FrTdnbGN","properties":{"formattedCitation":"(Baselga et al. 2021)","plainCitation":"(Baselga et al. 2021)","noteIndex":0},"citationItems":[{"id":904,"uris":["http://zotero.org/users/5582488/items/SDM5EQJY"],"itemData":{"id":904,"type":"article-journal","container-title":"CRAN. R-project. org/package= betapart. Consultado","title":"betapart: Partitioning Beta Diversity into Turnover and Nestedness Components. R package version 1.5. 4. _URL: _https","volume":"15","author":[{"family":"Baselga","given":"A."},{"family":"Orme","given":"D."},{"family":"Villeger","given":"S."},{"family":"De Bortoli","given":"J."},{"family":"Leprieur","given":"F."},{"family":"Logez","given":"M."}],"issued":{"date-parts":[["2021"]]}}}],"schema":"https://github.com/citation-style-language/schema/raw/master/csl-citation.json"} </w:instrText>
      </w:r>
      <w:r w:rsidR="009B6B4E" w:rsidRPr="00D410E5">
        <w:rPr>
          <w:rFonts w:ascii="Times New Roman" w:hAnsi="Times New Roman" w:cs="Times New Roman"/>
          <w:szCs w:val="24"/>
        </w:rPr>
        <w:fldChar w:fldCharType="separate"/>
      </w:r>
      <w:r w:rsidR="009B6B4E" w:rsidRPr="00D410E5">
        <w:rPr>
          <w:rFonts w:ascii="Times New Roman" w:hAnsi="Times New Roman" w:cs="Times New Roman"/>
          <w:szCs w:val="24"/>
        </w:rPr>
        <w:t>(</w:t>
      </w:r>
      <w:proofErr w:type="spellStart"/>
      <w:r w:rsidR="009B6B4E" w:rsidRPr="00D410E5">
        <w:rPr>
          <w:rFonts w:ascii="Times New Roman" w:hAnsi="Times New Roman" w:cs="Times New Roman"/>
          <w:szCs w:val="24"/>
        </w:rPr>
        <w:t>Baselga</w:t>
      </w:r>
      <w:proofErr w:type="spellEnd"/>
      <w:r w:rsidR="009B6B4E" w:rsidRPr="00D410E5">
        <w:rPr>
          <w:rFonts w:ascii="Times New Roman" w:hAnsi="Times New Roman" w:cs="Times New Roman"/>
          <w:szCs w:val="24"/>
        </w:rPr>
        <w:t xml:space="preserve"> et al. 2021)</w:t>
      </w:r>
      <w:r w:rsidR="009B6B4E" w:rsidRPr="00D410E5">
        <w:rPr>
          <w:rFonts w:ascii="Times New Roman" w:hAnsi="Times New Roman" w:cs="Times New Roman"/>
          <w:szCs w:val="24"/>
        </w:rPr>
        <w:fldChar w:fldCharType="end"/>
      </w:r>
      <w:r w:rsidR="00B90E8A" w:rsidRPr="00D410E5">
        <w:rPr>
          <w:rFonts w:ascii="Times New Roman" w:hAnsi="Times New Roman" w:cs="Times New Roman"/>
          <w:szCs w:val="24"/>
        </w:rPr>
        <w:t>]</w:t>
      </w:r>
      <w:r w:rsidR="00EA47BF" w:rsidRPr="00D410E5">
        <w:rPr>
          <w:rFonts w:ascii="Times New Roman" w:hAnsi="Times New Roman" w:cs="Times New Roman"/>
          <w:szCs w:val="24"/>
        </w:rPr>
        <w:t xml:space="preserve">. </w:t>
      </w:r>
    </w:p>
    <w:p w14:paraId="147E9C07" w14:textId="66C76478" w:rsidR="00E13BE1" w:rsidRPr="00D410E5" w:rsidRDefault="00E13BE1" w:rsidP="00F26834">
      <w:pPr>
        <w:spacing w:line="480" w:lineRule="auto"/>
        <w:rPr>
          <w:rFonts w:ascii="Times New Roman" w:hAnsi="Times New Roman" w:cs="Times New Roman"/>
          <w:szCs w:val="24"/>
        </w:rPr>
      </w:pPr>
      <w:r w:rsidRPr="00D410E5">
        <w:rPr>
          <w:rFonts w:ascii="Times New Roman" w:hAnsi="Times New Roman" w:cs="Times New Roman"/>
          <w:szCs w:val="24"/>
        </w:rPr>
        <w:t xml:space="preserve">Standardized effect sizes (SES) were calculated to test for differences between the observed bee communities and </w:t>
      </w:r>
      <w:r w:rsidR="00EA47BF" w:rsidRPr="00D410E5">
        <w:rPr>
          <w:rFonts w:ascii="Times New Roman" w:hAnsi="Times New Roman" w:cs="Times New Roman"/>
          <w:szCs w:val="24"/>
        </w:rPr>
        <w:t xml:space="preserve">the null model communities. The </w:t>
      </w:r>
      <w:r w:rsidRPr="00D410E5">
        <w:rPr>
          <w:rFonts w:ascii="Times New Roman" w:hAnsi="Times New Roman" w:cs="Times New Roman"/>
          <w:szCs w:val="24"/>
        </w:rPr>
        <w:t xml:space="preserve">SES </w:t>
      </w:r>
      <w:r w:rsidR="00EA47BF" w:rsidRPr="00D410E5">
        <w:rPr>
          <w:rFonts w:ascii="Times New Roman" w:hAnsi="Times New Roman" w:cs="Times New Roman"/>
          <w:szCs w:val="24"/>
        </w:rPr>
        <w:t xml:space="preserve">calculation used subtracted the </w:t>
      </w:r>
      <w:r w:rsidR="00F5579A" w:rsidRPr="00D410E5">
        <w:rPr>
          <w:rFonts w:ascii="Times New Roman" w:hAnsi="Times New Roman" w:cs="Times New Roman"/>
          <w:szCs w:val="24"/>
        </w:rPr>
        <w:t xml:space="preserve">CMWs of the null models from the observed CMWs and divided the result by the null models’ standard deviation.  </w:t>
      </w:r>
      <w:r w:rsidR="00BE4FDD" w:rsidRPr="00D410E5">
        <w:rPr>
          <w:rFonts w:ascii="Times New Roman" w:hAnsi="Times New Roman" w:cs="Times New Roman"/>
          <w:szCs w:val="24"/>
        </w:rPr>
        <w:t xml:space="preserve">Significance testing was performed using Wilcox signed rank analysis. </w:t>
      </w:r>
    </w:p>
    <w:p w14:paraId="7DEDC325" w14:textId="57528923" w:rsidR="00683ADC" w:rsidRPr="00D410E5" w:rsidRDefault="00F5579A" w:rsidP="00F26834">
      <w:pPr>
        <w:spacing w:line="480" w:lineRule="auto"/>
        <w:rPr>
          <w:rFonts w:ascii="Times New Roman" w:hAnsi="Times New Roman" w:cs="Times New Roman"/>
          <w:szCs w:val="24"/>
        </w:rPr>
      </w:pPr>
      <w:r w:rsidRPr="00D410E5">
        <w:rPr>
          <w:rFonts w:ascii="Times New Roman" w:hAnsi="Times New Roman" w:cs="Times New Roman"/>
          <w:i/>
          <w:iCs/>
          <w:szCs w:val="24"/>
        </w:rPr>
        <w:t>Local Site Community Analysis</w:t>
      </w:r>
      <w:r w:rsidR="00683ADC" w:rsidRPr="00D410E5">
        <w:rPr>
          <w:rFonts w:ascii="Times New Roman" w:hAnsi="Times New Roman" w:cs="Times New Roman"/>
          <w:szCs w:val="24"/>
        </w:rPr>
        <w:t xml:space="preserve"> </w:t>
      </w:r>
    </w:p>
    <w:p w14:paraId="1463F78F" w14:textId="23285136" w:rsidR="00F5579A" w:rsidRPr="00D410E5" w:rsidRDefault="00660252" w:rsidP="00F26834">
      <w:pPr>
        <w:spacing w:line="480" w:lineRule="auto"/>
        <w:rPr>
          <w:rFonts w:ascii="Times New Roman" w:hAnsi="Times New Roman" w:cs="Times New Roman"/>
          <w:szCs w:val="24"/>
        </w:rPr>
      </w:pPr>
      <w:r w:rsidRPr="00D410E5">
        <w:rPr>
          <w:rFonts w:ascii="Times New Roman" w:hAnsi="Times New Roman" w:cs="Times New Roman"/>
          <w:szCs w:val="24"/>
        </w:rPr>
        <w:t xml:space="preserve">To test the hypothesis that treatment type would </w:t>
      </w:r>
      <w:r w:rsidR="004B5AA8" w:rsidRPr="00D410E5">
        <w:rPr>
          <w:rFonts w:ascii="Times New Roman" w:hAnsi="Times New Roman" w:cs="Times New Roman"/>
          <w:szCs w:val="24"/>
        </w:rPr>
        <w:t>change the composition of local bee communities, p</w:t>
      </w:r>
      <w:r w:rsidR="00A46582" w:rsidRPr="00D410E5">
        <w:rPr>
          <w:rFonts w:ascii="Times New Roman" w:hAnsi="Times New Roman" w:cs="Times New Roman"/>
          <w:szCs w:val="24"/>
        </w:rPr>
        <w:t>resence</w:t>
      </w:r>
      <w:r w:rsidR="004B5AA8" w:rsidRPr="00D410E5">
        <w:rPr>
          <w:rFonts w:ascii="Times New Roman" w:hAnsi="Times New Roman" w:cs="Times New Roman"/>
          <w:szCs w:val="24"/>
        </w:rPr>
        <w:t xml:space="preserve"> and </w:t>
      </w:r>
      <w:r w:rsidR="00A46582" w:rsidRPr="00D410E5">
        <w:rPr>
          <w:rFonts w:ascii="Times New Roman" w:hAnsi="Times New Roman" w:cs="Times New Roman"/>
          <w:szCs w:val="24"/>
        </w:rPr>
        <w:t xml:space="preserve">absence data from </w:t>
      </w:r>
      <w:r w:rsidR="00003D20" w:rsidRPr="00D410E5">
        <w:rPr>
          <w:rFonts w:ascii="Times New Roman" w:hAnsi="Times New Roman" w:cs="Times New Roman"/>
          <w:szCs w:val="24"/>
        </w:rPr>
        <w:t xml:space="preserve">three treatments – </w:t>
      </w:r>
      <w:r w:rsidR="00A46582" w:rsidRPr="00D410E5">
        <w:rPr>
          <w:rFonts w:ascii="Times New Roman" w:hAnsi="Times New Roman" w:cs="Times New Roman"/>
          <w:szCs w:val="24"/>
        </w:rPr>
        <w:t>the urban farms, control lots, and high diversity prairies</w:t>
      </w:r>
      <w:r w:rsidR="00003D20" w:rsidRPr="00D410E5">
        <w:rPr>
          <w:rFonts w:ascii="Times New Roman" w:hAnsi="Times New Roman" w:cs="Times New Roman"/>
          <w:szCs w:val="24"/>
        </w:rPr>
        <w:t xml:space="preserve"> – were </w:t>
      </w:r>
      <w:r w:rsidR="004B5AA8" w:rsidRPr="00D410E5">
        <w:rPr>
          <w:rFonts w:ascii="Times New Roman" w:hAnsi="Times New Roman" w:cs="Times New Roman"/>
          <w:szCs w:val="24"/>
        </w:rPr>
        <w:t>analyzed against the urban</w:t>
      </w:r>
      <w:r w:rsidR="00A46582" w:rsidRPr="00D410E5">
        <w:rPr>
          <w:rFonts w:ascii="Times New Roman" w:hAnsi="Times New Roman" w:cs="Times New Roman"/>
          <w:szCs w:val="24"/>
        </w:rPr>
        <w:t xml:space="preserve"> species pool. The body length data of bee species were evaluated for normality through histogram observation, and were transformed logarithmically. </w:t>
      </w:r>
      <w:r w:rsidR="00D670FC" w:rsidRPr="00D410E5">
        <w:rPr>
          <w:rFonts w:ascii="Times New Roman" w:hAnsi="Times New Roman" w:cs="Times New Roman"/>
          <w:szCs w:val="24"/>
        </w:rPr>
        <w:t xml:space="preserve">For each trait, standardized effect sizes for this modified regional species pool were generated using the null model methods previously described. </w:t>
      </w:r>
    </w:p>
    <w:p w14:paraId="39B58AB1" w14:textId="62998732" w:rsidR="00CF12CD" w:rsidRPr="00D410E5" w:rsidRDefault="00D670FC" w:rsidP="003674F1">
      <w:pPr>
        <w:spacing w:line="480" w:lineRule="auto"/>
        <w:ind w:firstLine="720"/>
        <w:rPr>
          <w:rFonts w:ascii="Times New Roman" w:hAnsi="Times New Roman" w:cs="Times New Roman"/>
          <w:szCs w:val="24"/>
        </w:rPr>
      </w:pPr>
      <w:r w:rsidRPr="00D410E5">
        <w:rPr>
          <w:rFonts w:ascii="Times New Roman" w:hAnsi="Times New Roman" w:cs="Times New Roman"/>
          <w:szCs w:val="24"/>
        </w:rPr>
        <w:t xml:space="preserve">SES values were merged with the </w:t>
      </w:r>
      <w:r w:rsidR="00DD760D" w:rsidRPr="00D410E5">
        <w:rPr>
          <w:rFonts w:ascii="Times New Roman" w:hAnsi="Times New Roman" w:cs="Times New Roman"/>
          <w:szCs w:val="24"/>
        </w:rPr>
        <w:t xml:space="preserve">local site treatment landscape data to investigate the relationship between SES responses and the landscape predictor variables, specifically (1) </w:t>
      </w:r>
      <w:r w:rsidR="00DD760D" w:rsidRPr="00D410E5">
        <w:rPr>
          <w:rFonts w:ascii="Times New Roman" w:hAnsi="Times New Roman" w:cs="Times New Roman"/>
          <w:szCs w:val="24"/>
        </w:rPr>
        <w:lastRenderedPageBreak/>
        <w:t xml:space="preserve">treatment, (2) percentage of greenspace, (3) largest patch index, and (4) Nearest neighbor distance. </w:t>
      </w:r>
      <w:r w:rsidR="007F2228" w:rsidRPr="00D410E5">
        <w:rPr>
          <w:rFonts w:ascii="Times New Roman" w:hAnsi="Times New Roman" w:cs="Times New Roman"/>
          <w:szCs w:val="24"/>
        </w:rPr>
        <w:t xml:space="preserve">The effects of landscape and local metrics </w:t>
      </w:r>
      <w:r w:rsidR="00CF12CD" w:rsidRPr="00D410E5">
        <w:rPr>
          <w:rFonts w:ascii="Times New Roman" w:hAnsi="Times New Roman" w:cs="Times New Roman"/>
          <w:szCs w:val="24"/>
        </w:rPr>
        <w:t xml:space="preserve">on each of the functional traits and metrics of </w:t>
      </w:r>
      <w:r w:rsidR="003674F1" w:rsidRPr="00D410E5">
        <w:rPr>
          <w:rFonts w:ascii="Times New Roman" w:hAnsi="Times New Roman" w:cs="Times New Roman"/>
          <w:szCs w:val="24"/>
        </w:rPr>
        <w:t xml:space="preserve">diversity </w:t>
      </w:r>
      <w:r w:rsidR="007F2228" w:rsidRPr="00D410E5">
        <w:rPr>
          <w:rFonts w:ascii="Times New Roman" w:hAnsi="Times New Roman" w:cs="Times New Roman"/>
          <w:szCs w:val="24"/>
        </w:rPr>
        <w:t xml:space="preserve">were investigated </w:t>
      </w:r>
      <w:r w:rsidR="000A6AFD" w:rsidRPr="00D410E5">
        <w:rPr>
          <w:rFonts w:ascii="Times New Roman" w:hAnsi="Times New Roman" w:cs="Times New Roman"/>
          <w:szCs w:val="24"/>
        </w:rPr>
        <w:t>by fitting</w:t>
      </w:r>
      <w:r w:rsidR="007F2228" w:rsidRPr="00D410E5">
        <w:rPr>
          <w:rFonts w:ascii="Times New Roman" w:hAnsi="Times New Roman" w:cs="Times New Roman"/>
          <w:szCs w:val="24"/>
        </w:rPr>
        <w:t xml:space="preserve"> generalized linear mixed-effects models.</w:t>
      </w:r>
      <w:r w:rsidR="000A6AFD" w:rsidRPr="00D410E5">
        <w:rPr>
          <w:rFonts w:ascii="Times New Roman" w:hAnsi="Times New Roman" w:cs="Times New Roman"/>
          <w:szCs w:val="24"/>
        </w:rPr>
        <w:t xml:space="preserve"> </w:t>
      </w:r>
      <w:r w:rsidR="00CF12CD" w:rsidRPr="00D410E5">
        <w:rPr>
          <w:rFonts w:ascii="Times New Roman" w:hAnsi="Times New Roman" w:cs="Times New Roman"/>
          <w:szCs w:val="24"/>
        </w:rPr>
        <w:t>A stepwise algorithm was used to select the best model for each trait based on AIC values. An ANOVA test was run on the top model calculated to generate chi-square and p values for each predictor. The findings of these tests are reported in Tables 5 and 6.</w:t>
      </w:r>
    </w:p>
    <w:p w14:paraId="2389E429" w14:textId="7C02AF97" w:rsidR="00186D41" w:rsidRPr="00D410E5" w:rsidRDefault="00186D41" w:rsidP="00F26834">
      <w:pPr>
        <w:spacing w:line="480" w:lineRule="auto"/>
        <w:rPr>
          <w:rFonts w:ascii="Times New Roman" w:hAnsi="Times New Roman" w:cs="Times New Roman"/>
          <w:szCs w:val="24"/>
        </w:rPr>
      </w:pPr>
    </w:p>
    <w:p w14:paraId="0E1724A0" w14:textId="7FB5C3CB" w:rsidR="00186D41" w:rsidRPr="00D410E5" w:rsidRDefault="00186D41" w:rsidP="00F26834">
      <w:pPr>
        <w:spacing w:line="480" w:lineRule="auto"/>
        <w:rPr>
          <w:rFonts w:ascii="Times New Roman" w:hAnsi="Times New Roman" w:cs="Times New Roman"/>
          <w:b/>
          <w:bCs/>
          <w:szCs w:val="24"/>
        </w:rPr>
      </w:pPr>
      <w:r w:rsidRPr="00D410E5">
        <w:rPr>
          <w:rFonts w:ascii="Times New Roman" w:hAnsi="Times New Roman" w:cs="Times New Roman"/>
          <w:b/>
          <w:bCs/>
          <w:szCs w:val="24"/>
        </w:rPr>
        <w:t>Results</w:t>
      </w:r>
    </w:p>
    <w:p w14:paraId="1E0371CC" w14:textId="2EBCC371" w:rsidR="00DB234D" w:rsidRPr="00D410E5" w:rsidRDefault="00BE4FDD" w:rsidP="00DB234D">
      <w:pPr>
        <w:spacing w:line="480" w:lineRule="auto"/>
        <w:ind w:firstLine="720"/>
        <w:rPr>
          <w:rFonts w:ascii="Times New Roman" w:hAnsi="Times New Roman" w:cs="Times New Roman"/>
          <w:szCs w:val="24"/>
        </w:rPr>
      </w:pPr>
      <w:r w:rsidRPr="00D410E5">
        <w:rPr>
          <w:rFonts w:ascii="Times New Roman" w:hAnsi="Times New Roman" w:cs="Times New Roman"/>
          <w:szCs w:val="24"/>
        </w:rPr>
        <w:t>Of the</w:t>
      </w:r>
      <w:r w:rsidR="00E36B7A" w:rsidRPr="00D410E5">
        <w:rPr>
          <w:rFonts w:ascii="Times New Roman" w:hAnsi="Times New Roman" w:cs="Times New Roman"/>
          <w:szCs w:val="24"/>
        </w:rPr>
        <w:t xml:space="preserve"> 359 species in the Ohio</w:t>
      </w:r>
      <w:r w:rsidRPr="00D410E5">
        <w:rPr>
          <w:rFonts w:ascii="Times New Roman" w:hAnsi="Times New Roman" w:cs="Times New Roman"/>
          <w:szCs w:val="24"/>
        </w:rPr>
        <w:t xml:space="preserve"> regional pool, </w:t>
      </w:r>
      <w:del w:id="60" w:author="Gardiner, Mary" w:date="2022-09-13T07:45:00Z">
        <w:r w:rsidRPr="00D410E5" w:rsidDel="001446EA">
          <w:rPr>
            <w:rFonts w:ascii="Times New Roman" w:hAnsi="Times New Roman" w:cs="Times New Roman"/>
            <w:szCs w:val="24"/>
          </w:rPr>
          <w:delText>35.9% (</w:delText>
        </w:r>
        <w:r w:rsidRPr="00D410E5" w:rsidDel="001446EA">
          <w:rPr>
            <w:rFonts w:ascii="Times New Roman" w:hAnsi="Times New Roman" w:cs="Times New Roman"/>
            <w:i/>
            <w:iCs/>
            <w:szCs w:val="24"/>
          </w:rPr>
          <w:delText xml:space="preserve">n = </w:delText>
        </w:r>
      </w:del>
      <w:r w:rsidRPr="00D410E5">
        <w:rPr>
          <w:rFonts w:ascii="Times New Roman" w:hAnsi="Times New Roman" w:cs="Times New Roman"/>
          <w:szCs w:val="24"/>
        </w:rPr>
        <w:t>129</w:t>
      </w:r>
      <w:del w:id="61" w:author="Gardiner, Mary" w:date="2022-09-13T07:45:00Z">
        <w:r w:rsidRPr="00D410E5" w:rsidDel="001446EA">
          <w:rPr>
            <w:rFonts w:ascii="Times New Roman" w:hAnsi="Times New Roman" w:cs="Times New Roman"/>
            <w:szCs w:val="24"/>
          </w:rPr>
          <w:delText xml:space="preserve">) </w:delText>
        </w:r>
      </w:del>
      <w:ins w:id="62" w:author="Gardiner, Mary" w:date="2022-09-13T07:45:00Z">
        <w:r w:rsidR="001446EA">
          <w:rPr>
            <w:rFonts w:ascii="Times New Roman" w:hAnsi="Times New Roman" w:cs="Times New Roman"/>
            <w:szCs w:val="24"/>
          </w:rPr>
          <w:t xml:space="preserve"> (</w:t>
        </w:r>
        <w:r w:rsidR="001446EA" w:rsidRPr="00D410E5">
          <w:rPr>
            <w:rFonts w:ascii="Times New Roman" w:hAnsi="Times New Roman" w:cs="Times New Roman"/>
            <w:szCs w:val="24"/>
          </w:rPr>
          <w:t>35.9%</w:t>
        </w:r>
        <w:r w:rsidR="001446EA">
          <w:rPr>
            <w:rFonts w:ascii="Times New Roman" w:hAnsi="Times New Roman" w:cs="Times New Roman"/>
            <w:szCs w:val="24"/>
          </w:rPr>
          <w:t xml:space="preserve">) </w:t>
        </w:r>
      </w:ins>
      <w:r w:rsidRPr="00D410E5">
        <w:rPr>
          <w:rFonts w:ascii="Times New Roman" w:hAnsi="Times New Roman" w:cs="Times New Roman"/>
          <w:szCs w:val="24"/>
        </w:rPr>
        <w:t xml:space="preserve">were found in the </w:t>
      </w:r>
      <w:ins w:id="63" w:author="Gardiner, Mary" w:date="2022-09-13T07:45:00Z">
        <w:r w:rsidR="001446EA">
          <w:rPr>
            <w:rFonts w:ascii="Times New Roman" w:hAnsi="Times New Roman" w:cs="Times New Roman"/>
            <w:szCs w:val="24"/>
          </w:rPr>
          <w:t xml:space="preserve">urban </w:t>
        </w:r>
      </w:ins>
      <w:del w:id="64" w:author="Gardiner, Mary" w:date="2022-09-13T07:45:00Z">
        <w:r w:rsidRPr="00D410E5" w:rsidDel="001446EA">
          <w:rPr>
            <w:rFonts w:ascii="Times New Roman" w:hAnsi="Times New Roman" w:cs="Times New Roman"/>
            <w:szCs w:val="24"/>
          </w:rPr>
          <w:delText xml:space="preserve">urban </w:delText>
        </w:r>
      </w:del>
      <w:ins w:id="65" w:author="Gardiner, Mary" w:date="2022-09-13T07:45:00Z">
        <w:r w:rsidR="001446EA">
          <w:rPr>
            <w:rFonts w:ascii="Times New Roman" w:hAnsi="Times New Roman" w:cs="Times New Roman"/>
            <w:szCs w:val="24"/>
          </w:rPr>
          <w:t xml:space="preserve">Cleveland </w:t>
        </w:r>
      </w:ins>
      <w:r w:rsidRPr="00D410E5">
        <w:rPr>
          <w:rFonts w:ascii="Times New Roman" w:hAnsi="Times New Roman" w:cs="Times New Roman"/>
          <w:szCs w:val="24"/>
        </w:rPr>
        <w:t>species pool</w:t>
      </w:r>
      <w:del w:id="66" w:author="Gardiner, Mary" w:date="2022-09-13T07:45:00Z">
        <w:r w:rsidR="00E36B7A" w:rsidRPr="00D410E5" w:rsidDel="001446EA">
          <w:rPr>
            <w:rFonts w:ascii="Times New Roman" w:hAnsi="Times New Roman" w:cs="Times New Roman"/>
            <w:szCs w:val="24"/>
          </w:rPr>
          <w:delText xml:space="preserve"> of the city of Cleveland</w:delText>
        </w:r>
      </w:del>
      <w:r w:rsidR="004B5AA8" w:rsidRPr="00D410E5">
        <w:rPr>
          <w:rFonts w:ascii="Times New Roman" w:hAnsi="Times New Roman" w:cs="Times New Roman"/>
          <w:szCs w:val="24"/>
        </w:rPr>
        <w:t>.</w:t>
      </w:r>
      <w:r w:rsidRPr="00D410E5">
        <w:rPr>
          <w:rFonts w:ascii="Times New Roman" w:hAnsi="Times New Roman" w:cs="Times New Roman"/>
          <w:szCs w:val="24"/>
        </w:rPr>
        <w:t xml:space="preserve"> </w:t>
      </w:r>
      <w:r w:rsidR="00B143D2" w:rsidRPr="00D410E5">
        <w:rPr>
          <w:rFonts w:ascii="Times New Roman" w:hAnsi="Times New Roman" w:cs="Times New Roman"/>
          <w:szCs w:val="24"/>
        </w:rPr>
        <w:t>The native species</w:t>
      </w:r>
      <w:r w:rsidR="00390268" w:rsidRPr="00D410E5">
        <w:rPr>
          <w:rFonts w:ascii="Times New Roman" w:hAnsi="Times New Roman" w:cs="Times New Roman"/>
          <w:szCs w:val="24"/>
        </w:rPr>
        <w:t xml:space="preserve"> </w:t>
      </w:r>
      <w:proofErr w:type="spellStart"/>
      <w:r w:rsidR="00B76D7F" w:rsidRPr="00D410E5">
        <w:rPr>
          <w:rFonts w:ascii="Times New Roman" w:hAnsi="Times New Roman" w:cs="Times New Roman"/>
          <w:i/>
          <w:iCs/>
          <w:szCs w:val="24"/>
        </w:rPr>
        <w:t>Lasioglossum</w:t>
      </w:r>
      <w:proofErr w:type="spellEnd"/>
      <w:r w:rsidR="00B76D7F" w:rsidRPr="00D410E5">
        <w:rPr>
          <w:rFonts w:ascii="Times New Roman" w:hAnsi="Times New Roman" w:cs="Times New Roman"/>
          <w:i/>
          <w:iCs/>
          <w:szCs w:val="24"/>
        </w:rPr>
        <w:t xml:space="preserve"> </w:t>
      </w:r>
      <w:proofErr w:type="spellStart"/>
      <w:r w:rsidR="00B76D7F" w:rsidRPr="00D410E5">
        <w:rPr>
          <w:rFonts w:ascii="Times New Roman" w:hAnsi="Times New Roman" w:cs="Times New Roman"/>
          <w:i/>
          <w:iCs/>
          <w:szCs w:val="24"/>
        </w:rPr>
        <w:t>imitatum</w:t>
      </w:r>
      <w:proofErr w:type="spellEnd"/>
      <w:r w:rsidR="00B76D7F" w:rsidRPr="00D410E5">
        <w:rPr>
          <w:rFonts w:ascii="Times New Roman" w:hAnsi="Times New Roman" w:cs="Times New Roman"/>
          <w:szCs w:val="24"/>
        </w:rPr>
        <w:t xml:space="preserve"> (</w:t>
      </w:r>
      <w:r w:rsidR="00B76D7F" w:rsidRPr="00D410E5">
        <w:rPr>
          <w:rFonts w:ascii="Times New Roman" w:hAnsi="Times New Roman" w:cs="Times New Roman"/>
          <w:i/>
          <w:iCs/>
          <w:szCs w:val="24"/>
        </w:rPr>
        <w:t xml:space="preserve">n = </w:t>
      </w:r>
      <w:r w:rsidR="00B76D7F" w:rsidRPr="00D410E5">
        <w:rPr>
          <w:rFonts w:ascii="Times New Roman" w:hAnsi="Times New Roman" w:cs="Times New Roman"/>
          <w:szCs w:val="24"/>
        </w:rPr>
        <w:t xml:space="preserve">46), </w:t>
      </w:r>
      <w:proofErr w:type="spellStart"/>
      <w:r w:rsidR="00B76D7F" w:rsidRPr="00D410E5">
        <w:rPr>
          <w:rFonts w:ascii="Times New Roman" w:hAnsi="Times New Roman" w:cs="Times New Roman"/>
          <w:i/>
          <w:iCs/>
          <w:szCs w:val="24"/>
        </w:rPr>
        <w:t>Lasioglossum</w:t>
      </w:r>
      <w:proofErr w:type="spellEnd"/>
      <w:r w:rsidR="00B76D7F" w:rsidRPr="00D410E5">
        <w:rPr>
          <w:rFonts w:ascii="Times New Roman" w:hAnsi="Times New Roman" w:cs="Times New Roman"/>
          <w:i/>
          <w:iCs/>
          <w:szCs w:val="24"/>
        </w:rPr>
        <w:t xml:space="preserve"> </w:t>
      </w:r>
      <w:proofErr w:type="spellStart"/>
      <w:r w:rsidR="00B76D7F" w:rsidRPr="00D410E5">
        <w:rPr>
          <w:rFonts w:ascii="Times New Roman" w:hAnsi="Times New Roman" w:cs="Times New Roman"/>
          <w:i/>
          <w:iCs/>
          <w:szCs w:val="24"/>
        </w:rPr>
        <w:t>ephialtum</w:t>
      </w:r>
      <w:proofErr w:type="spellEnd"/>
      <w:r w:rsidR="00B76D7F" w:rsidRPr="00D410E5">
        <w:rPr>
          <w:rFonts w:ascii="Times New Roman" w:hAnsi="Times New Roman" w:cs="Times New Roman"/>
          <w:szCs w:val="24"/>
        </w:rPr>
        <w:t xml:space="preserve"> (</w:t>
      </w:r>
      <w:r w:rsidR="00B76D7F" w:rsidRPr="00D410E5">
        <w:rPr>
          <w:rFonts w:ascii="Times New Roman" w:hAnsi="Times New Roman" w:cs="Times New Roman"/>
          <w:i/>
          <w:iCs/>
          <w:szCs w:val="24"/>
        </w:rPr>
        <w:t xml:space="preserve">n = </w:t>
      </w:r>
      <w:r w:rsidR="00B76D7F" w:rsidRPr="00D410E5">
        <w:rPr>
          <w:rFonts w:ascii="Times New Roman" w:hAnsi="Times New Roman" w:cs="Times New Roman"/>
          <w:szCs w:val="24"/>
        </w:rPr>
        <w:t xml:space="preserve">44), </w:t>
      </w:r>
      <w:proofErr w:type="spellStart"/>
      <w:r w:rsidR="00B76D7F" w:rsidRPr="00D410E5">
        <w:rPr>
          <w:rFonts w:ascii="Times New Roman" w:hAnsi="Times New Roman" w:cs="Times New Roman"/>
          <w:i/>
          <w:iCs/>
          <w:szCs w:val="24"/>
        </w:rPr>
        <w:t>Ceratina</w:t>
      </w:r>
      <w:proofErr w:type="spellEnd"/>
      <w:r w:rsidR="00B76D7F" w:rsidRPr="00D410E5">
        <w:rPr>
          <w:rFonts w:ascii="Times New Roman" w:hAnsi="Times New Roman" w:cs="Times New Roman"/>
          <w:i/>
          <w:iCs/>
          <w:szCs w:val="24"/>
        </w:rPr>
        <w:t xml:space="preserve"> </w:t>
      </w:r>
      <w:proofErr w:type="spellStart"/>
      <w:r w:rsidR="00B76D7F" w:rsidRPr="00D410E5">
        <w:rPr>
          <w:rFonts w:ascii="Times New Roman" w:hAnsi="Times New Roman" w:cs="Times New Roman"/>
          <w:i/>
          <w:iCs/>
          <w:szCs w:val="24"/>
        </w:rPr>
        <w:t>calcarata</w:t>
      </w:r>
      <w:proofErr w:type="spellEnd"/>
      <w:r w:rsidR="00B76D7F" w:rsidRPr="00D410E5">
        <w:rPr>
          <w:rFonts w:ascii="Times New Roman" w:hAnsi="Times New Roman" w:cs="Times New Roman"/>
          <w:szCs w:val="24"/>
        </w:rPr>
        <w:t xml:space="preserve"> (</w:t>
      </w:r>
      <w:r w:rsidR="00B76D7F" w:rsidRPr="00D410E5">
        <w:rPr>
          <w:rFonts w:ascii="Times New Roman" w:hAnsi="Times New Roman" w:cs="Times New Roman"/>
          <w:i/>
          <w:iCs/>
          <w:szCs w:val="24"/>
        </w:rPr>
        <w:t xml:space="preserve">n = </w:t>
      </w:r>
      <w:r w:rsidR="00B76D7F" w:rsidRPr="00D410E5">
        <w:rPr>
          <w:rFonts w:ascii="Times New Roman" w:hAnsi="Times New Roman" w:cs="Times New Roman"/>
          <w:szCs w:val="24"/>
        </w:rPr>
        <w:t xml:space="preserve">44), </w:t>
      </w:r>
      <w:proofErr w:type="spellStart"/>
      <w:r w:rsidR="00B76D7F" w:rsidRPr="00D410E5">
        <w:rPr>
          <w:rFonts w:ascii="Times New Roman" w:hAnsi="Times New Roman" w:cs="Times New Roman"/>
          <w:i/>
          <w:iCs/>
          <w:szCs w:val="24"/>
        </w:rPr>
        <w:t>Agapostemon</w:t>
      </w:r>
      <w:proofErr w:type="spellEnd"/>
      <w:r w:rsidR="00B76D7F" w:rsidRPr="00D410E5">
        <w:rPr>
          <w:rFonts w:ascii="Times New Roman" w:hAnsi="Times New Roman" w:cs="Times New Roman"/>
          <w:i/>
          <w:iCs/>
          <w:szCs w:val="24"/>
        </w:rPr>
        <w:t xml:space="preserve"> </w:t>
      </w:r>
      <w:proofErr w:type="spellStart"/>
      <w:r w:rsidR="00B76D7F" w:rsidRPr="00D410E5">
        <w:rPr>
          <w:rFonts w:ascii="Times New Roman" w:hAnsi="Times New Roman" w:cs="Times New Roman"/>
          <w:i/>
          <w:iCs/>
          <w:szCs w:val="24"/>
        </w:rPr>
        <w:t>virescens</w:t>
      </w:r>
      <w:proofErr w:type="spellEnd"/>
      <w:r w:rsidR="00B76D7F" w:rsidRPr="00D410E5">
        <w:rPr>
          <w:rFonts w:ascii="Times New Roman" w:hAnsi="Times New Roman" w:cs="Times New Roman"/>
          <w:szCs w:val="24"/>
        </w:rPr>
        <w:t xml:space="preserve"> (</w:t>
      </w:r>
      <w:r w:rsidR="00B76D7F" w:rsidRPr="00D410E5">
        <w:rPr>
          <w:rFonts w:ascii="Times New Roman" w:hAnsi="Times New Roman" w:cs="Times New Roman"/>
          <w:i/>
          <w:iCs/>
          <w:szCs w:val="24"/>
        </w:rPr>
        <w:t xml:space="preserve">n = </w:t>
      </w:r>
      <w:r w:rsidR="00B76D7F" w:rsidRPr="00D410E5">
        <w:rPr>
          <w:rFonts w:ascii="Times New Roman" w:hAnsi="Times New Roman" w:cs="Times New Roman"/>
          <w:szCs w:val="24"/>
        </w:rPr>
        <w:t xml:space="preserve">43), and </w:t>
      </w:r>
      <w:r w:rsidR="00B76D7F" w:rsidRPr="00D410E5">
        <w:rPr>
          <w:rFonts w:ascii="Times New Roman" w:hAnsi="Times New Roman" w:cs="Times New Roman"/>
          <w:i/>
          <w:iCs/>
          <w:szCs w:val="24"/>
        </w:rPr>
        <w:t>Bombus impatiens</w:t>
      </w:r>
      <w:r w:rsidR="00B76D7F" w:rsidRPr="00D410E5">
        <w:rPr>
          <w:rFonts w:ascii="Times New Roman" w:hAnsi="Times New Roman" w:cs="Times New Roman"/>
          <w:szCs w:val="24"/>
        </w:rPr>
        <w:t xml:space="preserve"> (</w:t>
      </w:r>
      <w:r w:rsidR="00B76D7F" w:rsidRPr="00D410E5">
        <w:rPr>
          <w:rFonts w:ascii="Times New Roman" w:hAnsi="Times New Roman" w:cs="Times New Roman"/>
          <w:i/>
          <w:iCs/>
          <w:szCs w:val="24"/>
        </w:rPr>
        <w:t xml:space="preserve">n = </w:t>
      </w:r>
      <w:r w:rsidR="00B76D7F" w:rsidRPr="00D410E5">
        <w:rPr>
          <w:rFonts w:ascii="Times New Roman" w:hAnsi="Times New Roman" w:cs="Times New Roman"/>
          <w:szCs w:val="24"/>
        </w:rPr>
        <w:t>43)</w:t>
      </w:r>
      <w:r w:rsidR="00390268" w:rsidRPr="00D410E5">
        <w:rPr>
          <w:rFonts w:ascii="Times New Roman" w:hAnsi="Times New Roman" w:cs="Times New Roman"/>
          <w:szCs w:val="24"/>
        </w:rPr>
        <w:t xml:space="preserve"> had the highest occurrences across urban greenspaces</w:t>
      </w:r>
      <w:r w:rsidR="00B76D7F" w:rsidRPr="00D410E5">
        <w:rPr>
          <w:rFonts w:ascii="Times New Roman" w:hAnsi="Times New Roman" w:cs="Times New Roman"/>
          <w:szCs w:val="24"/>
        </w:rPr>
        <w:t xml:space="preserve">. </w:t>
      </w:r>
      <w:r w:rsidR="0079002C" w:rsidRPr="00D410E5">
        <w:rPr>
          <w:rFonts w:ascii="Times New Roman" w:hAnsi="Times New Roman" w:cs="Times New Roman"/>
          <w:szCs w:val="24"/>
        </w:rPr>
        <w:t xml:space="preserve">Of the nonnative bee species, </w:t>
      </w:r>
      <w:proofErr w:type="spellStart"/>
      <w:r w:rsidR="00DB234D" w:rsidRPr="00D410E5">
        <w:rPr>
          <w:rFonts w:ascii="Times New Roman" w:hAnsi="Times New Roman" w:cs="Times New Roman"/>
          <w:i/>
          <w:iCs/>
          <w:szCs w:val="24"/>
        </w:rPr>
        <w:t>A</w:t>
      </w:r>
      <w:r w:rsidR="00F86545" w:rsidRPr="00D410E5">
        <w:rPr>
          <w:rFonts w:ascii="Times New Roman" w:hAnsi="Times New Roman" w:cs="Times New Roman"/>
          <w:i/>
          <w:iCs/>
          <w:szCs w:val="24"/>
        </w:rPr>
        <w:t>pis</w:t>
      </w:r>
      <w:proofErr w:type="spellEnd"/>
      <w:r w:rsidR="00F86545" w:rsidRPr="00D410E5">
        <w:rPr>
          <w:rFonts w:ascii="Times New Roman" w:hAnsi="Times New Roman" w:cs="Times New Roman"/>
          <w:i/>
          <w:iCs/>
          <w:szCs w:val="24"/>
        </w:rPr>
        <w:t xml:space="preserve"> mellifera</w:t>
      </w:r>
      <w:r w:rsidR="00F86545" w:rsidRPr="00D410E5">
        <w:rPr>
          <w:rFonts w:ascii="Times New Roman" w:hAnsi="Times New Roman" w:cs="Times New Roman"/>
          <w:szCs w:val="24"/>
        </w:rPr>
        <w:t xml:space="preserve"> </w:t>
      </w:r>
      <w:r w:rsidR="00DB234D" w:rsidRPr="00D410E5">
        <w:rPr>
          <w:rFonts w:ascii="Times New Roman" w:hAnsi="Times New Roman" w:cs="Times New Roman"/>
          <w:szCs w:val="24"/>
        </w:rPr>
        <w:t>was found at 94% of the sites (</w:t>
      </w:r>
      <w:r w:rsidR="00DB234D" w:rsidRPr="00D410E5">
        <w:rPr>
          <w:rFonts w:ascii="Times New Roman" w:hAnsi="Times New Roman" w:cs="Times New Roman"/>
          <w:i/>
          <w:iCs/>
          <w:szCs w:val="24"/>
        </w:rPr>
        <w:t xml:space="preserve">n = </w:t>
      </w:r>
      <w:r w:rsidR="00F86545" w:rsidRPr="00D410E5">
        <w:rPr>
          <w:rFonts w:ascii="Times New Roman" w:hAnsi="Times New Roman" w:cs="Times New Roman"/>
          <w:szCs w:val="24"/>
        </w:rPr>
        <w:t>46</w:t>
      </w:r>
      <w:r w:rsidR="00DB234D" w:rsidRPr="00D410E5">
        <w:rPr>
          <w:rFonts w:ascii="Times New Roman" w:hAnsi="Times New Roman" w:cs="Times New Roman"/>
          <w:szCs w:val="24"/>
        </w:rPr>
        <w:t>)</w:t>
      </w:r>
      <w:r w:rsidR="00B143D2" w:rsidRPr="00D410E5">
        <w:rPr>
          <w:rFonts w:ascii="Times New Roman" w:hAnsi="Times New Roman" w:cs="Times New Roman"/>
          <w:szCs w:val="24"/>
        </w:rPr>
        <w:t xml:space="preserve">, </w:t>
      </w:r>
      <w:r w:rsidR="0079002C" w:rsidRPr="00D410E5">
        <w:rPr>
          <w:rFonts w:ascii="Times New Roman" w:hAnsi="Times New Roman" w:cs="Times New Roman"/>
          <w:szCs w:val="24"/>
        </w:rPr>
        <w:t xml:space="preserve">and </w:t>
      </w:r>
      <w:r w:rsidR="00305074" w:rsidRPr="00D410E5">
        <w:rPr>
          <w:rFonts w:ascii="Times New Roman" w:hAnsi="Times New Roman" w:cs="Times New Roman"/>
          <w:szCs w:val="24"/>
        </w:rPr>
        <w:t>over 68</w:t>
      </w:r>
      <w:r w:rsidR="0079002C" w:rsidRPr="00D410E5">
        <w:rPr>
          <w:rFonts w:ascii="Times New Roman" w:hAnsi="Times New Roman" w:cs="Times New Roman"/>
          <w:szCs w:val="24"/>
        </w:rPr>
        <w:t>% of sites contained the next f</w:t>
      </w:r>
      <w:r w:rsidR="00305074" w:rsidRPr="00D410E5">
        <w:rPr>
          <w:rFonts w:ascii="Times New Roman" w:hAnsi="Times New Roman" w:cs="Times New Roman"/>
          <w:szCs w:val="24"/>
        </w:rPr>
        <w:t>our</w:t>
      </w:r>
      <w:r w:rsidR="0079002C" w:rsidRPr="00D410E5">
        <w:rPr>
          <w:rFonts w:ascii="Times New Roman" w:hAnsi="Times New Roman" w:cs="Times New Roman"/>
          <w:szCs w:val="24"/>
        </w:rPr>
        <w:t xml:space="preserve"> most common </w:t>
      </w:r>
      <w:r w:rsidR="00335BCE" w:rsidRPr="00D410E5">
        <w:rPr>
          <w:rFonts w:ascii="Times New Roman" w:hAnsi="Times New Roman" w:cs="Times New Roman"/>
          <w:szCs w:val="24"/>
        </w:rPr>
        <w:t xml:space="preserve">nonnative </w:t>
      </w:r>
      <w:r w:rsidR="0079002C" w:rsidRPr="00D410E5">
        <w:rPr>
          <w:rFonts w:ascii="Times New Roman" w:hAnsi="Times New Roman" w:cs="Times New Roman"/>
          <w:szCs w:val="24"/>
        </w:rPr>
        <w:t xml:space="preserve">species: </w:t>
      </w:r>
      <w:r w:rsidR="0079002C" w:rsidRPr="00D410E5">
        <w:rPr>
          <w:rFonts w:ascii="Times New Roman" w:hAnsi="Times New Roman" w:cs="Times New Roman"/>
          <w:i/>
          <w:iCs/>
          <w:szCs w:val="24"/>
        </w:rPr>
        <w:t>O</w:t>
      </w:r>
      <w:r w:rsidR="00DB234D" w:rsidRPr="00D410E5">
        <w:rPr>
          <w:rFonts w:ascii="Times New Roman" w:hAnsi="Times New Roman" w:cs="Times New Roman"/>
          <w:i/>
          <w:iCs/>
          <w:szCs w:val="24"/>
        </w:rPr>
        <w:t xml:space="preserve">smia </w:t>
      </w:r>
      <w:proofErr w:type="spellStart"/>
      <w:r w:rsidR="00DB234D" w:rsidRPr="00D410E5">
        <w:rPr>
          <w:rFonts w:ascii="Times New Roman" w:hAnsi="Times New Roman" w:cs="Times New Roman"/>
          <w:i/>
          <w:iCs/>
          <w:szCs w:val="24"/>
        </w:rPr>
        <w:t>caerulescens</w:t>
      </w:r>
      <w:proofErr w:type="spellEnd"/>
      <w:r w:rsidR="00DB234D" w:rsidRPr="00D410E5">
        <w:rPr>
          <w:rFonts w:ascii="Times New Roman" w:hAnsi="Times New Roman" w:cs="Times New Roman"/>
          <w:szCs w:val="24"/>
        </w:rPr>
        <w:t xml:space="preserve"> </w:t>
      </w:r>
      <w:r w:rsidR="0079002C" w:rsidRPr="00D410E5">
        <w:rPr>
          <w:rFonts w:ascii="Times New Roman" w:hAnsi="Times New Roman" w:cs="Times New Roman"/>
          <w:szCs w:val="24"/>
        </w:rPr>
        <w:t>(</w:t>
      </w:r>
      <w:r w:rsidR="0079002C" w:rsidRPr="00D410E5">
        <w:rPr>
          <w:rFonts w:ascii="Times New Roman" w:hAnsi="Times New Roman" w:cs="Times New Roman"/>
          <w:i/>
          <w:iCs/>
          <w:szCs w:val="24"/>
        </w:rPr>
        <w:t xml:space="preserve">n = </w:t>
      </w:r>
      <w:r w:rsidR="00DB234D" w:rsidRPr="00D410E5">
        <w:rPr>
          <w:rFonts w:ascii="Times New Roman" w:hAnsi="Times New Roman" w:cs="Times New Roman"/>
          <w:szCs w:val="24"/>
        </w:rPr>
        <w:t>34</w:t>
      </w:r>
      <w:r w:rsidR="0079002C" w:rsidRPr="00D410E5">
        <w:rPr>
          <w:rFonts w:ascii="Times New Roman" w:hAnsi="Times New Roman" w:cs="Times New Roman"/>
          <w:szCs w:val="24"/>
        </w:rPr>
        <w:t>)</w:t>
      </w:r>
      <w:r w:rsidR="00DB234D" w:rsidRPr="00D410E5">
        <w:rPr>
          <w:rFonts w:ascii="Times New Roman" w:hAnsi="Times New Roman" w:cs="Times New Roman"/>
          <w:szCs w:val="24"/>
        </w:rPr>
        <w:t xml:space="preserve">, </w:t>
      </w:r>
      <w:proofErr w:type="spellStart"/>
      <w:r w:rsidR="00335BCE" w:rsidRPr="00D410E5">
        <w:rPr>
          <w:rFonts w:ascii="Times New Roman" w:hAnsi="Times New Roman" w:cs="Times New Roman"/>
          <w:i/>
          <w:iCs/>
          <w:szCs w:val="24"/>
        </w:rPr>
        <w:t>M</w:t>
      </w:r>
      <w:r w:rsidR="00DB234D" w:rsidRPr="00D410E5">
        <w:rPr>
          <w:rFonts w:ascii="Times New Roman" w:hAnsi="Times New Roman" w:cs="Times New Roman"/>
          <w:i/>
          <w:iCs/>
          <w:szCs w:val="24"/>
        </w:rPr>
        <w:t>e</w:t>
      </w:r>
      <w:r w:rsidR="00335BCE" w:rsidRPr="00D410E5">
        <w:rPr>
          <w:rFonts w:ascii="Times New Roman" w:hAnsi="Times New Roman" w:cs="Times New Roman"/>
          <w:i/>
          <w:iCs/>
          <w:szCs w:val="24"/>
        </w:rPr>
        <w:t>ga</w:t>
      </w:r>
      <w:r w:rsidR="00DB234D" w:rsidRPr="00D410E5">
        <w:rPr>
          <w:rFonts w:ascii="Times New Roman" w:hAnsi="Times New Roman" w:cs="Times New Roman"/>
          <w:i/>
          <w:iCs/>
          <w:szCs w:val="24"/>
        </w:rPr>
        <w:t>chile</w:t>
      </w:r>
      <w:proofErr w:type="spellEnd"/>
      <w:r w:rsidR="00335BCE" w:rsidRPr="00D410E5">
        <w:rPr>
          <w:rFonts w:ascii="Times New Roman" w:hAnsi="Times New Roman" w:cs="Times New Roman"/>
          <w:i/>
          <w:iCs/>
          <w:szCs w:val="24"/>
        </w:rPr>
        <w:t xml:space="preserve"> </w:t>
      </w:r>
      <w:proofErr w:type="spellStart"/>
      <w:r w:rsidR="00DB234D" w:rsidRPr="00D410E5">
        <w:rPr>
          <w:rFonts w:ascii="Times New Roman" w:hAnsi="Times New Roman" w:cs="Times New Roman"/>
          <w:i/>
          <w:iCs/>
          <w:szCs w:val="24"/>
        </w:rPr>
        <w:t>rotundata</w:t>
      </w:r>
      <w:proofErr w:type="spellEnd"/>
      <w:r w:rsidR="00DB234D" w:rsidRPr="00D410E5">
        <w:rPr>
          <w:rFonts w:ascii="Times New Roman" w:hAnsi="Times New Roman" w:cs="Times New Roman"/>
          <w:szCs w:val="24"/>
        </w:rPr>
        <w:t xml:space="preserve"> </w:t>
      </w:r>
      <w:r w:rsidR="00335BCE" w:rsidRPr="00D410E5">
        <w:rPr>
          <w:rFonts w:ascii="Times New Roman" w:hAnsi="Times New Roman" w:cs="Times New Roman"/>
          <w:szCs w:val="24"/>
        </w:rPr>
        <w:t>(</w:t>
      </w:r>
      <w:r w:rsidR="00335BCE" w:rsidRPr="00D410E5">
        <w:rPr>
          <w:rFonts w:ascii="Times New Roman" w:hAnsi="Times New Roman" w:cs="Times New Roman"/>
          <w:i/>
          <w:iCs/>
          <w:szCs w:val="24"/>
        </w:rPr>
        <w:t xml:space="preserve">n = </w:t>
      </w:r>
      <w:r w:rsidR="00DB234D" w:rsidRPr="00D410E5">
        <w:rPr>
          <w:rFonts w:ascii="Times New Roman" w:hAnsi="Times New Roman" w:cs="Times New Roman"/>
          <w:szCs w:val="24"/>
        </w:rPr>
        <w:t>39</w:t>
      </w:r>
      <w:r w:rsidR="00335BCE" w:rsidRPr="00D410E5">
        <w:rPr>
          <w:rFonts w:ascii="Times New Roman" w:hAnsi="Times New Roman" w:cs="Times New Roman"/>
          <w:szCs w:val="24"/>
        </w:rPr>
        <w:t>)</w:t>
      </w:r>
      <w:r w:rsidR="0007165D" w:rsidRPr="00D410E5">
        <w:rPr>
          <w:rFonts w:ascii="Times New Roman" w:hAnsi="Times New Roman" w:cs="Times New Roman"/>
          <w:szCs w:val="24"/>
        </w:rPr>
        <w:t xml:space="preserve">, </w:t>
      </w:r>
      <w:proofErr w:type="spellStart"/>
      <w:r w:rsidR="00335BCE" w:rsidRPr="00D410E5">
        <w:rPr>
          <w:rFonts w:ascii="Times New Roman" w:hAnsi="Times New Roman" w:cs="Times New Roman"/>
          <w:i/>
          <w:iCs/>
          <w:szCs w:val="24"/>
        </w:rPr>
        <w:t>H</w:t>
      </w:r>
      <w:r w:rsidR="0007165D" w:rsidRPr="00D410E5">
        <w:rPr>
          <w:rFonts w:ascii="Times New Roman" w:hAnsi="Times New Roman" w:cs="Times New Roman"/>
          <w:i/>
          <w:iCs/>
          <w:szCs w:val="24"/>
        </w:rPr>
        <w:t>ylaeus</w:t>
      </w:r>
      <w:proofErr w:type="spellEnd"/>
      <w:r w:rsidR="0007165D" w:rsidRPr="00D410E5">
        <w:rPr>
          <w:rFonts w:ascii="Times New Roman" w:hAnsi="Times New Roman" w:cs="Times New Roman"/>
          <w:i/>
          <w:iCs/>
          <w:szCs w:val="24"/>
        </w:rPr>
        <w:t xml:space="preserve"> </w:t>
      </w:r>
      <w:proofErr w:type="spellStart"/>
      <w:r w:rsidR="0007165D" w:rsidRPr="00D410E5">
        <w:rPr>
          <w:rFonts w:ascii="Times New Roman" w:hAnsi="Times New Roman" w:cs="Times New Roman"/>
          <w:i/>
          <w:iCs/>
          <w:szCs w:val="24"/>
        </w:rPr>
        <w:t>hyalinatus</w:t>
      </w:r>
      <w:proofErr w:type="spellEnd"/>
      <w:r w:rsidR="00335BCE" w:rsidRPr="00D410E5">
        <w:rPr>
          <w:rFonts w:ascii="Times New Roman" w:hAnsi="Times New Roman" w:cs="Times New Roman"/>
          <w:szCs w:val="24"/>
        </w:rPr>
        <w:t xml:space="preserve"> (</w:t>
      </w:r>
      <w:r w:rsidR="00335BCE" w:rsidRPr="00D410E5">
        <w:rPr>
          <w:rFonts w:ascii="Times New Roman" w:hAnsi="Times New Roman" w:cs="Times New Roman"/>
          <w:i/>
          <w:iCs/>
          <w:szCs w:val="24"/>
        </w:rPr>
        <w:t xml:space="preserve">n = </w:t>
      </w:r>
      <w:r w:rsidR="0007165D" w:rsidRPr="00D410E5">
        <w:rPr>
          <w:rFonts w:ascii="Times New Roman" w:hAnsi="Times New Roman" w:cs="Times New Roman"/>
          <w:szCs w:val="24"/>
        </w:rPr>
        <w:t>34</w:t>
      </w:r>
      <w:r w:rsidR="00335BCE" w:rsidRPr="00D410E5">
        <w:rPr>
          <w:rFonts w:ascii="Times New Roman" w:hAnsi="Times New Roman" w:cs="Times New Roman"/>
          <w:szCs w:val="24"/>
        </w:rPr>
        <w:t>)</w:t>
      </w:r>
      <w:r w:rsidR="0007165D" w:rsidRPr="00D410E5">
        <w:rPr>
          <w:rFonts w:ascii="Times New Roman" w:hAnsi="Times New Roman" w:cs="Times New Roman"/>
          <w:szCs w:val="24"/>
        </w:rPr>
        <w:t xml:space="preserve">, </w:t>
      </w:r>
      <w:r w:rsidR="00305074" w:rsidRPr="00D410E5">
        <w:rPr>
          <w:rFonts w:ascii="Times New Roman" w:hAnsi="Times New Roman" w:cs="Times New Roman"/>
          <w:szCs w:val="24"/>
        </w:rPr>
        <w:t xml:space="preserve">and </w:t>
      </w:r>
      <w:r w:rsidR="00335BCE" w:rsidRPr="00D410E5">
        <w:rPr>
          <w:rFonts w:ascii="Times New Roman" w:hAnsi="Times New Roman" w:cs="Times New Roman"/>
          <w:i/>
          <w:iCs/>
          <w:szCs w:val="24"/>
        </w:rPr>
        <w:t>A</w:t>
      </w:r>
      <w:r w:rsidR="0007165D" w:rsidRPr="00D410E5">
        <w:rPr>
          <w:rFonts w:ascii="Times New Roman" w:hAnsi="Times New Roman" w:cs="Times New Roman"/>
          <w:i/>
          <w:iCs/>
          <w:szCs w:val="24"/>
        </w:rPr>
        <w:t xml:space="preserve">ndrena </w:t>
      </w:r>
      <w:proofErr w:type="spellStart"/>
      <w:r w:rsidR="0007165D" w:rsidRPr="00D410E5">
        <w:rPr>
          <w:rFonts w:ascii="Times New Roman" w:hAnsi="Times New Roman" w:cs="Times New Roman"/>
          <w:i/>
          <w:iCs/>
          <w:szCs w:val="24"/>
        </w:rPr>
        <w:t>wilkella</w:t>
      </w:r>
      <w:proofErr w:type="spellEnd"/>
      <w:r w:rsidR="0007165D" w:rsidRPr="00D410E5">
        <w:rPr>
          <w:rFonts w:ascii="Times New Roman" w:hAnsi="Times New Roman" w:cs="Times New Roman"/>
          <w:szCs w:val="24"/>
        </w:rPr>
        <w:t xml:space="preserve"> </w:t>
      </w:r>
      <w:r w:rsidR="00335BCE" w:rsidRPr="00D410E5">
        <w:rPr>
          <w:rFonts w:ascii="Times New Roman" w:hAnsi="Times New Roman" w:cs="Times New Roman"/>
          <w:szCs w:val="24"/>
        </w:rPr>
        <w:t>(</w:t>
      </w:r>
      <w:r w:rsidR="00335BCE" w:rsidRPr="00D410E5">
        <w:rPr>
          <w:rFonts w:ascii="Times New Roman" w:hAnsi="Times New Roman" w:cs="Times New Roman"/>
          <w:i/>
          <w:iCs/>
          <w:szCs w:val="24"/>
        </w:rPr>
        <w:t xml:space="preserve">n = </w:t>
      </w:r>
      <w:r w:rsidR="0007165D" w:rsidRPr="00D410E5">
        <w:rPr>
          <w:rFonts w:ascii="Times New Roman" w:hAnsi="Times New Roman" w:cs="Times New Roman"/>
          <w:szCs w:val="24"/>
        </w:rPr>
        <w:t>35</w:t>
      </w:r>
      <w:r w:rsidR="00305074" w:rsidRPr="00D410E5">
        <w:rPr>
          <w:rFonts w:ascii="Times New Roman" w:hAnsi="Times New Roman" w:cs="Times New Roman"/>
          <w:szCs w:val="24"/>
        </w:rPr>
        <w:t>)</w:t>
      </w:r>
      <w:r w:rsidR="00335BCE" w:rsidRPr="00D410E5">
        <w:rPr>
          <w:rFonts w:ascii="Times New Roman" w:hAnsi="Times New Roman" w:cs="Times New Roman"/>
          <w:szCs w:val="24"/>
        </w:rPr>
        <w:t xml:space="preserve">. All </w:t>
      </w:r>
      <w:r w:rsidR="00D25717" w:rsidRPr="00D410E5">
        <w:rPr>
          <w:rFonts w:ascii="Times New Roman" w:hAnsi="Times New Roman" w:cs="Times New Roman"/>
          <w:szCs w:val="24"/>
        </w:rPr>
        <w:t xml:space="preserve">15 nonnative species found within the Ohio regional species pool were collected in </w:t>
      </w:r>
      <w:r w:rsidR="009C5A51" w:rsidRPr="00D410E5">
        <w:rPr>
          <w:rFonts w:ascii="Times New Roman" w:hAnsi="Times New Roman" w:cs="Times New Roman"/>
          <w:szCs w:val="24"/>
        </w:rPr>
        <w:t>the city</w:t>
      </w:r>
      <w:r w:rsidR="005E473F" w:rsidRPr="00D410E5">
        <w:rPr>
          <w:rFonts w:ascii="Times New Roman" w:hAnsi="Times New Roman" w:cs="Times New Roman"/>
          <w:szCs w:val="24"/>
        </w:rPr>
        <w:t>. These nonnative bee species are generalists,</w:t>
      </w:r>
      <w:r w:rsidR="004B3F3E" w:rsidRPr="00D410E5">
        <w:rPr>
          <w:rFonts w:ascii="Times New Roman" w:hAnsi="Times New Roman" w:cs="Times New Roman"/>
          <w:szCs w:val="24"/>
        </w:rPr>
        <w:t xml:space="preserve"> and the majority are solitary, cavity nesting species, although there are a few exceptions.</w:t>
      </w:r>
      <w:r w:rsidR="005E473F" w:rsidRPr="00D410E5">
        <w:rPr>
          <w:rFonts w:ascii="Times New Roman" w:hAnsi="Times New Roman" w:cs="Times New Roman"/>
          <w:szCs w:val="24"/>
        </w:rPr>
        <w:t xml:space="preserve"> </w:t>
      </w:r>
    </w:p>
    <w:p w14:paraId="1D35B158" w14:textId="04576C16" w:rsidR="00BE4FDD" w:rsidRPr="00D410E5" w:rsidRDefault="00BE4FDD" w:rsidP="00F26834">
      <w:pPr>
        <w:spacing w:line="480" w:lineRule="auto"/>
        <w:rPr>
          <w:rFonts w:ascii="Times New Roman" w:hAnsi="Times New Roman" w:cs="Times New Roman"/>
          <w:i/>
          <w:iCs/>
          <w:szCs w:val="24"/>
        </w:rPr>
      </w:pPr>
      <w:r w:rsidRPr="00D410E5">
        <w:rPr>
          <w:rFonts w:ascii="Times New Roman" w:hAnsi="Times New Roman" w:cs="Times New Roman"/>
          <w:i/>
          <w:iCs/>
          <w:szCs w:val="24"/>
        </w:rPr>
        <w:t>Regional</w:t>
      </w:r>
      <w:r w:rsidR="006C793D" w:rsidRPr="00D410E5">
        <w:rPr>
          <w:rFonts w:ascii="Times New Roman" w:hAnsi="Times New Roman" w:cs="Times New Roman"/>
          <w:i/>
          <w:iCs/>
          <w:szCs w:val="24"/>
        </w:rPr>
        <w:t xml:space="preserve"> species pool</w:t>
      </w:r>
      <w:r w:rsidRPr="00D410E5">
        <w:rPr>
          <w:rFonts w:ascii="Times New Roman" w:hAnsi="Times New Roman" w:cs="Times New Roman"/>
          <w:i/>
          <w:iCs/>
          <w:szCs w:val="24"/>
        </w:rPr>
        <w:t xml:space="preserve"> to </w:t>
      </w:r>
      <w:r w:rsidR="006C793D" w:rsidRPr="00D410E5">
        <w:rPr>
          <w:rFonts w:ascii="Times New Roman" w:hAnsi="Times New Roman" w:cs="Times New Roman"/>
          <w:i/>
          <w:iCs/>
          <w:szCs w:val="24"/>
        </w:rPr>
        <w:t>u</w:t>
      </w:r>
      <w:r w:rsidRPr="00D410E5">
        <w:rPr>
          <w:rFonts w:ascii="Times New Roman" w:hAnsi="Times New Roman" w:cs="Times New Roman"/>
          <w:i/>
          <w:iCs/>
          <w:szCs w:val="24"/>
        </w:rPr>
        <w:t xml:space="preserve">rban </w:t>
      </w:r>
      <w:r w:rsidR="006B30C2" w:rsidRPr="00D410E5">
        <w:rPr>
          <w:rFonts w:ascii="Times New Roman" w:hAnsi="Times New Roman" w:cs="Times New Roman"/>
          <w:i/>
          <w:iCs/>
          <w:szCs w:val="24"/>
        </w:rPr>
        <w:t>species pool</w:t>
      </w:r>
    </w:p>
    <w:p w14:paraId="0C300D88" w14:textId="7A9259F1" w:rsidR="007E3B8F" w:rsidRPr="00D410E5" w:rsidRDefault="001E0870">
      <w:pPr>
        <w:spacing w:line="480" w:lineRule="auto"/>
        <w:ind w:firstLine="720"/>
        <w:rPr>
          <w:rFonts w:ascii="Times New Roman" w:hAnsi="Times New Roman" w:cs="Times New Roman"/>
          <w:szCs w:val="24"/>
        </w:rPr>
      </w:pPr>
      <w:r w:rsidRPr="00D410E5">
        <w:rPr>
          <w:rFonts w:ascii="Times New Roman" w:hAnsi="Times New Roman" w:cs="Times New Roman"/>
          <w:szCs w:val="24"/>
        </w:rPr>
        <w:t xml:space="preserve">Standardized effect sizes (SES) indicated that observed taxonomic beta diversity was lower and functional beta diversity was higher than null model expectations based on the Ohio regional species pool (Table 1). </w:t>
      </w:r>
      <w:r w:rsidR="00AF0D01" w:rsidRPr="00D410E5">
        <w:rPr>
          <w:rFonts w:ascii="Times New Roman" w:hAnsi="Times New Roman" w:cs="Times New Roman"/>
          <w:szCs w:val="24"/>
        </w:rPr>
        <w:t xml:space="preserve">Bee communities in urban greenspaces of Cleveland were more </w:t>
      </w:r>
      <w:r w:rsidR="00AF0D01" w:rsidRPr="00D410E5">
        <w:rPr>
          <w:rFonts w:ascii="Times New Roman" w:hAnsi="Times New Roman" w:cs="Times New Roman"/>
          <w:szCs w:val="24"/>
        </w:rPr>
        <w:lastRenderedPageBreak/>
        <w:t>taxonomically similar to one another than expected by randomized null model communities of the same species richness, and this pattern was driven by lower species turnover. However, bee communities were more functionally dissimilar to one another than expected by null models</w:t>
      </w:r>
      <w:r w:rsidR="00B236A1" w:rsidRPr="00D410E5">
        <w:rPr>
          <w:rFonts w:ascii="Times New Roman" w:hAnsi="Times New Roman" w:cs="Times New Roman"/>
          <w:szCs w:val="24"/>
        </w:rPr>
        <w:t xml:space="preserve">, which was driven by high functional </w:t>
      </w:r>
      <w:proofErr w:type="spellStart"/>
      <w:r w:rsidR="00B236A1" w:rsidRPr="00D410E5">
        <w:rPr>
          <w:rFonts w:ascii="Times New Roman" w:hAnsi="Times New Roman" w:cs="Times New Roman"/>
          <w:szCs w:val="24"/>
        </w:rPr>
        <w:t>nestedness</w:t>
      </w:r>
      <w:proofErr w:type="spellEnd"/>
      <w:r w:rsidR="00AF0D01" w:rsidRPr="00D410E5">
        <w:rPr>
          <w:rFonts w:ascii="Times New Roman" w:hAnsi="Times New Roman" w:cs="Times New Roman"/>
          <w:szCs w:val="24"/>
        </w:rPr>
        <w:t>.</w:t>
      </w:r>
      <w:del w:id="67" w:author="Shepard, Caralee A." w:date="2022-09-29T17:18:00Z">
        <w:r w:rsidR="00AF0D01" w:rsidRPr="00D410E5" w:rsidDel="00B43EFD">
          <w:rPr>
            <w:rFonts w:ascii="Times New Roman" w:hAnsi="Times New Roman" w:cs="Times New Roman"/>
            <w:szCs w:val="24"/>
          </w:rPr>
          <w:delText xml:space="preserve"> </w:delText>
        </w:r>
      </w:del>
    </w:p>
    <w:p w14:paraId="34CB469B" w14:textId="32BB4D1D" w:rsidR="00E15C5E" w:rsidRPr="00D410E5" w:rsidRDefault="0099293C" w:rsidP="00463FE4">
      <w:pPr>
        <w:spacing w:before="240" w:line="480" w:lineRule="auto"/>
        <w:ind w:firstLine="720"/>
        <w:rPr>
          <w:rFonts w:ascii="Times New Roman" w:hAnsi="Times New Roman" w:cs="Times New Roman"/>
          <w:szCs w:val="24"/>
        </w:rPr>
      </w:pPr>
      <w:r w:rsidRPr="00D410E5">
        <w:rPr>
          <w:rFonts w:ascii="Times New Roman" w:hAnsi="Times New Roman" w:cs="Times New Roman"/>
          <w:szCs w:val="24"/>
        </w:rPr>
        <w:t>All traits investigated contributed to patterns of observed functional</w:t>
      </w:r>
      <w:r w:rsidR="003674F1" w:rsidRPr="00D410E5">
        <w:rPr>
          <w:rFonts w:ascii="Times New Roman" w:hAnsi="Times New Roman" w:cs="Times New Roman"/>
          <w:szCs w:val="24"/>
        </w:rPr>
        <w:t xml:space="preserve"> beta</w:t>
      </w:r>
      <w:r w:rsidRPr="00D410E5">
        <w:rPr>
          <w:rFonts w:ascii="Times New Roman" w:hAnsi="Times New Roman" w:cs="Times New Roman"/>
          <w:szCs w:val="24"/>
        </w:rPr>
        <w:t xml:space="preserve"> diversity (</w:t>
      </w:r>
      <w:commentRangeStart w:id="68"/>
      <w:r w:rsidRPr="00D410E5">
        <w:rPr>
          <w:rFonts w:ascii="Times New Roman" w:hAnsi="Times New Roman" w:cs="Times New Roman"/>
          <w:szCs w:val="24"/>
        </w:rPr>
        <w:t>Table 2</w:t>
      </w:r>
      <w:commentRangeEnd w:id="68"/>
      <w:r w:rsidR="00DB17E0" w:rsidRPr="00D410E5">
        <w:rPr>
          <w:rStyle w:val="CommentReference"/>
          <w:rFonts w:ascii="Times New Roman" w:hAnsi="Times New Roman" w:cs="Times New Roman"/>
          <w:sz w:val="24"/>
          <w:szCs w:val="24"/>
        </w:rPr>
        <w:commentReference w:id="68"/>
      </w:r>
      <w:r w:rsidRPr="00D410E5">
        <w:rPr>
          <w:rFonts w:ascii="Times New Roman" w:hAnsi="Times New Roman" w:cs="Times New Roman"/>
          <w:szCs w:val="24"/>
        </w:rPr>
        <w:t>). Standardized effect sizes indicated that generalist species</w:t>
      </w:r>
      <w:r w:rsidR="00F80007" w:rsidRPr="00D410E5">
        <w:rPr>
          <w:rFonts w:ascii="Times New Roman" w:hAnsi="Times New Roman" w:cs="Times New Roman"/>
          <w:szCs w:val="24"/>
        </w:rPr>
        <w:t xml:space="preserve">, eusocial and </w:t>
      </w:r>
      <w:proofErr w:type="spellStart"/>
      <w:r w:rsidR="00F80007" w:rsidRPr="00D410E5">
        <w:rPr>
          <w:rFonts w:ascii="Times New Roman" w:hAnsi="Times New Roman" w:cs="Times New Roman"/>
          <w:szCs w:val="24"/>
        </w:rPr>
        <w:t>subsocial</w:t>
      </w:r>
      <w:proofErr w:type="spellEnd"/>
      <w:r w:rsidR="00F80007" w:rsidRPr="00D410E5">
        <w:rPr>
          <w:rFonts w:ascii="Times New Roman" w:hAnsi="Times New Roman" w:cs="Times New Roman"/>
          <w:szCs w:val="24"/>
        </w:rPr>
        <w:t xml:space="preserve"> species, nonnative species, and cavity and hive nesters</w:t>
      </w:r>
      <w:r w:rsidRPr="00D410E5">
        <w:rPr>
          <w:rFonts w:ascii="Times New Roman" w:hAnsi="Times New Roman" w:cs="Times New Roman"/>
          <w:szCs w:val="24"/>
        </w:rPr>
        <w:t xml:space="preserve"> were more common in urban greenspaces than null model expectations based on the Ohio regional species pool. </w:t>
      </w:r>
      <w:r w:rsidR="00F80007" w:rsidRPr="00D410E5">
        <w:rPr>
          <w:rFonts w:ascii="Times New Roman" w:hAnsi="Times New Roman" w:cs="Times New Roman"/>
          <w:szCs w:val="24"/>
        </w:rPr>
        <w:t xml:space="preserve">Conversely, </w:t>
      </w:r>
      <w:proofErr w:type="spellStart"/>
      <w:r w:rsidR="00F80007" w:rsidRPr="00D410E5">
        <w:rPr>
          <w:rFonts w:ascii="Times New Roman" w:hAnsi="Times New Roman" w:cs="Times New Roman"/>
          <w:szCs w:val="24"/>
        </w:rPr>
        <w:t>kleptoparasitic</w:t>
      </w:r>
      <w:proofErr w:type="spellEnd"/>
      <w:r w:rsidR="00F80007" w:rsidRPr="00D410E5">
        <w:rPr>
          <w:rFonts w:ascii="Times New Roman" w:hAnsi="Times New Roman" w:cs="Times New Roman"/>
          <w:szCs w:val="24"/>
        </w:rPr>
        <w:t xml:space="preserve"> and specialist species, soil nesters, solitary species, and native species were less common in urban greenspaces than null model expectations. </w:t>
      </w:r>
      <w:r w:rsidR="00DB17E0" w:rsidRPr="00D410E5">
        <w:rPr>
          <w:rFonts w:ascii="Times New Roman" w:hAnsi="Times New Roman" w:cs="Times New Roman"/>
          <w:szCs w:val="24"/>
        </w:rPr>
        <w:t>Additionally, smaller bee species were more common than expected based on the regional species pool.</w:t>
      </w:r>
    </w:p>
    <w:p w14:paraId="37D3E2A2" w14:textId="1F97B052" w:rsidR="00E15C5E" w:rsidRPr="00D410E5" w:rsidRDefault="00FE6885" w:rsidP="00F26834">
      <w:pPr>
        <w:spacing w:line="480" w:lineRule="auto"/>
        <w:rPr>
          <w:rFonts w:ascii="Times New Roman" w:hAnsi="Times New Roman" w:cs="Times New Roman"/>
          <w:szCs w:val="24"/>
        </w:rPr>
      </w:pPr>
      <w:commentRangeStart w:id="69"/>
      <w:r w:rsidRPr="00D410E5">
        <w:rPr>
          <w:rFonts w:ascii="Times New Roman" w:hAnsi="Times New Roman" w:cs="Times New Roman"/>
          <w:i/>
          <w:iCs/>
          <w:szCs w:val="24"/>
        </w:rPr>
        <w:t xml:space="preserve">Urban </w:t>
      </w:r>
      <w:r w:rsidR="009C138E" w:rsidRPr="00D410E5">
        <w:rPr>
          <w:rFonts w:ascii="Times New Roman" w:hAnsi="Times New Roman" w:cs="Times New Roman"/>
          <w:i/>
          <w:iCs/>
          <w:szCs w:val="24"/>
        </w:rPr>
        <w:t xml:space="preserve">species pool </w:t>
      </w:r>
      <w:r w:rsidRPr="00D410E5">
        <w:rPr>
          <w:rFonts w:ascii="Times New Roman" w:hAnsi="Times New Roman" w:cs="Times New Roman"/>
          <w:i/>
          <w:iCs/>
          <w:szCs w:val="24"/>
        </w:rPr>
        <w:t>to l</w:t>
      </w:r>
      <w:r w:rsidR="00E15C5E" w:rsidRPr="00D410E5">
        <w:rPr>
          <w:rFonts w:ascii="Times New Roman" w:hAnsi="Times New Roman" w:cs="Times New Roman"/>
          <w:i/>
          <w:iCs/>
          <w:szCs w:val="24"/>
        </w:rPr>
        <w:t xml:space="preserve">ocal </w:t>
      </w:r>
      <w:r w:rsidR="00454752" w:rsidRPr="00D410E5">
        <w:rPr>
          <w:rFonts w:ascii="Times New Roman" w:hAnsi="Times New Roman" w:cs="Times New Roman"/>
          <w:i/>
          <w:iCs/>
          <w:szCs w:val="24"/>
        </w:rPr>
        <w:t>greenspaces</w:t>
      </w:r>
      <w:commentRangeEnd w:id="69"/>
      <w:r w:rsidR="00DB17E0" w:rsidRPr="00D410E5">
        <w:rPr>
          <w:rStyle w:val="CommentReference"/>
          <w:rFonts w:ascii="Times New Roman" w:hAnsi="Times New Roman" w:cs="Times New Roman"/>
          <w:sz w:val="24"/>
          <w:szCs w:val="24"/>
        </w:rPr>
        <w:commentReference w:id="69"/>
      </w:r>
    </w:p>
    <w:p w14:paraId="27BB0C7D" w14:textId="0EB69112" w:rsidR="00A92AB7" w:rsidRPr="00D410E5" w:rsidRDefault="00A92AB7" w:rsidP="00A92AB7">
      <w:pPr>
        <w:spacing w:line="480" w:lineRule="auto"/>
        <w:ind w:firstLine="720"/>
        <w:rPr>
          <w:rFonts w:ascii="Times New Roman" w:hAnsi="Times New Roman" w:cs="Times New Roman"/>
          <w:szCs w:val="24"/>
        </w:rPr>
      </w:pPr>
      <w:r w:rsidRPr="00D410E5">
        <w:rPr>
          <w:rFonts w:ascii="Times New Roman" w:hAnsi="Times New Roman" w:cs="Times New Roman"/>
          <w:szCs w:val="24"/>
        </w:rPr>
        <w:t>SES values indicated that observed taxonomic beta diversity and functional beta diversity w</w:t>
      </w:r>
      <w:r w:rsidR="009C138E" w:rsidRPr="00D410E5">
        <w:rPr>
          <w:rFonts w:ascii="Times New Roman" w:hAnsi="Times New Roman" w:cs="Times New Roman"/>
          <w:szCs w:val="24"/>
        </w:rPr>
        <w:t>ere</w:t>
      </w:r>
      <w:r w:rsidRPr="00D410E5">
        <w:rPr>
          <w:rFonts w:ascii="Times New Roman" w:hAnsi="Times New Roman" w:cs="Times New Roman"/>
          <w:szCs w:val="24"/>
        </w:rPr>
        <w:t xml:space="preserve"> higher than null model expectations</w:t>
      </w:r>
      <w:r w:rsidR="00F06879" w:rsidRPr="00D410E5">
        <w:rPr>
          <w:rFonts w:ascii="Times New Roman" w:hAnsi="Times New Roman" w:cs="Times New Roman"/>
          <w:szCs w:val="24"/>
        </w:rPr>
        <w:t xml:space="preserve"> in urban farms, vacant lots, and high diversity pocket prairies</w:t>
      </w:r>
      <w:r w:rsidRPr="00D410E5">
        <w:rPr>
          <w:rFonts w:ascii="Times New Roman" w:hAnsi="Times New Roman" w:cs="Times New Roman"/>
          <w:szCs w:val="24"/>
        </w:rPr>
        <w:t xml:space="preserve"> based on the </w:t>
      </w:r>
      <w:r w:rsidR="009C138E" w:rsidRPr="00D410E5">
        <w:rPr>
          <w:rFonts w:ascii="Times New Roman" w:hAnsi="Times New Roman" w:cs="Times New Roman"/>
          <w:szCs w:val="24"/>
        </w:rPr>
        <w:t>urban</w:t>
      </w:r>
      <w:r w:rsidRPr="00D410E5">
        <w:rPr>
          <w:rFonts w:ascii="Times New Roman" w:hAnsi="Times New Roman" w:cs="Times New Roman"/>
          <w:szCs w:val="24"/>
        </w:rPr>
        <w:t xml:space="preserve"> species pool (Table </w:t>
      </w:r>
      <w:r w:rsidR="009C138E" w:rsidRPr="00D410E5">
        <w:rPr>
          <w:rFonts w:ascii="Times New Roman" w:hAnsi="Times New Roman" w:cs="Times New Roman"/>
          <w:szCs w:val="24"/>
        </w:rPr>
        <w:t>3</w:t>
      </w:r>
      <w:r w:rsidRPr="00D410E5">
        <w:rPr>
          <w:rFonts w:ascii="Times New Roman" w:hAnsi="Times New Roman" w:cs="Times New Roman"/>
          <w:szCs w:val="24"/>
        </w:rPr>
        <w:t xml:space="preserve">). </w:t>
      </w:r>
      <w:r w:rsidR="00F06879" w:rsidRPr="00D410E5">
        <w:rPr>
          <w:rFonts w:ascii="Times New Roman" w:hAnsi="Times New Roman" w:cs="Times New Roman"/>
          <w:szCs w:val="24"/>
        </w:rPr>
        <w:t xml:space="preserve">Within these three </w:t>
      </w:r>
      <w:r w:rsidR="00454752" w:rsidRPr="00D410E5">
        <w:rPr>
          <w:rFonts w:ascii="Times New Roman" w:hAnsi="Times New Roman" w:cs="Times New Roman"/>
          <w:szCs w:val="24"/>
        </w:rPr>
        <w:t>greenspace types, b</w:t>
      </w:r>
      <w:r w:rsidRPr="00D410E5">
        <w:rPr>
          <w:rFonts w:ascii="Times New Roman" w:hAnsi="Times New Roman" w:cs="Times New Roman"/>
          <w:szCs w:val="24"/>
        </w:rPr>
        <w:t xml:space="preserve">ee communities were </w:t>
      </w:r>
      <w:r w:rsidR="00D24E49" w:rsidRPr="00D410E5">
        <w:rPr>
          <w:rFonts w:ascii="Times New Roman" w:hAnsi="Times New Roman" w:cs="Times New Roman"/>
          <w:szCs w:val="24"/>
        </w:rPr>
        <w:t xml:space="preserve">more </w:t>
      </w:r>
      <w:r w:rsidRPr="00D410E5">
        <w:rPr>
          <w:rFonts w:ascii="Times New Roman" w:hAnsi="Times New Roman" w:cs="Times New Roman"/>
          <w:szCs w:val="24"/>
        </w:rPr>
        <w:t>taxonomically</w:t>
      </w:r>
      <w:r w:rsidR="00D24E49" w:rsidRPr="00D410E5">
        <w:rPr>
          <w:rFonts w:ascii="Times New Roman" w:hAnsi="Times New Roman" w:cs="Times New Roman"/>
          <w:szCs w:val="24"/>
        </w:rPr>
        <w:t xml:space="preserve"> and functionally</w:t>
      </w:r>
      <w:r w:rsidRPr="00D410E5">
        <w:rPr>
          <w:rFonts w:ascii="Times New Roman" w:hAnsi="Times New Roman" w:cs="Times New Roman"/>
          <w:szCs w:val="24"/>
        </w:rPr>
        <w:t xml:space="preserve"> </w:t>
      </w:r>
      <w:r w:rsidR="00D24E49" w:rsidRPr="00D410E5">
        <w:rPr>
          <w:rFonts w:ascii="Times New Roman" w:hAnsi="Times New Roman" w:cs="Times New Roman"/>
          <w:szCs w:val="24"/>
        </w:rPr>
        <w:t xml:space="preserve">dissimilar </w:t>
      </w:r>
      <w:r w:rsidRPr="00D410E5">
        <w:rPr>
          <w:rFonts w:ascii="Times New Roman" w:hAnsi="Times New Roman" w:cs="Times New Roman"/>
          <w:szCs w:val="24"/>
        </w:rPr>
        <w:t>to one another than expected by randomized null model communities of the same species richness</w:t>
      </w:r>
      <w:r w:rsidR="00D24E49" w:rsidRPr="00D410E5">
        <w:rPr>
          <w:rFonts w:ascii="Times New Roman" w:hAnsi="Times New Roman" w:cs="Times New Roman"/>
          <w:szCs w:val="24"/>
        </w:rPr>
        <w:t xml:space="preserve"> and frequency</w:t>
      </w:r>
      <w:r w:rsidR="0010728F" w:rsidRPr="00D410E5">
        <w:rPr>
          <w:rFonts w:ascii="Times New Roman" w:hAnsi="Times New Roman" w:cs="Times New Roman"/>
          <w:szCs w:val="24"/>
        </w:rPr>
        <w:t>. In urban farms</w:t>
      </w:r>
      <w:r w:rsidR="00F06879" w:rsidRPr="00D410E5">
        <w:rPr>
          <w:rFonts w:ascii="Times New Roman" w:hAnsi="Times New Roman" w:cs="Times New Roman"/>
          <w:szCs w:val="24"/>
        </w:rPr>
        <w:t>,</w:t>
      </w:r>
      <w:r w:rsidR="0010728F" w:rsidRPr="00D410E5">
        <w:rPr>
          <w:rFonts w:ascii="Times New Roman" w:hAnsi="Times New Roman" w:cs="Times New Roman"/>
          <w:szCs w:val="24"/>
        </w:rPr>
        <w:t xml:space="preserve"> </w:t>
      </w:r>
      <w:r w:rsidR="00806F7B" w:rsidRPr="00D410E5">
        <w:rPr>
          <w:rFonts w:ascii="Times New Roman" w:hAnsi="Times New Roman" w:cs="Times New Roman"/>
          <w:szCs w:val="24"/>
        </w:rPr>
        <w:t xml:space="preserve">patterns of taxonomic beta diversity were </w:t>
      </w:r>
      <w:r w:rsidRPr="00D410E5">
        <w:rPr>
          <w:rFonts w:ascii="Times New Roman" w:hAnsi="Times New Roman" w:cs="Times New Roman"/>
          <w:szCs w:val="24"/>
        </w:rPr>
        <w:t xml:space="preserve">driven by </w:t>
      </w:r>
      <w:r w:rsidR="0010728F" w:rsidRPr="00D410E5">
        <w:rPr>
          <w:rFonts w:ascii="Times New Roman" w:hAnsi="Times New Roman" w:cs="Times New Roman"/>
          <w:szCs w:val="24"/>
        </w:rPr>
        <w:t>higher</w:t>
      </w:r>
      <w:r w:rsidRPr="00D410E5">
        <w:rPr>
          <w:rFonts w:ascii="Times New Roman" w:hAnsi="Times New Roman" w:cs="Times New Roman"/>
          <w:szCs w:val="24"/>
        </w:rPr>
        <w:t xml:space="preserve"> species turnover</w:t>
      </w:r>
      <w:r w:rsidR="0010728F" w:rsidRPr="00D410E5">
        <w:rPr>
          <w:rFonts w:ascii="Times New Roman" w:hAnsi="Times New Roman" w:cs="Times New Roman"/>
          <w:szCs w:val="24"/>
        </w:rPr>
        <w:t xml:space="preserve">, however higher </w:t>
      </w:r>
      <w:proofErr w:type="spellStart"/>
      <w:r w:rsidR="0010728F" w:rsidRPr="00D410E5">
        <w:rPr>
          <w:rFonts w:ascii="Times New Roman" w:hAnsi="Times New Roman" w:cs="Times New Roman"/>
          <w:szCs w:val="24"/>
        </w:rPr>
        <w:t>nestedness</w:t>
      </w:r>
      <w:proofErr w:type="spellEnd"/>
      <w:r w:rsidR="0010728F" w:rsidRPr="00D410E5">
        <w:rPr>
          <w:rFonts w:ascii="Times New Roman" w:hAnsi="Times New Roman" w:cs="Times New Roman"/>
          <w:szCs w:val="24"/>
        </w:rPr>
        <w:t xml:space="preserve"> </w:t>
      </w:r>
      <w:r w:rsidR="00D24E49" w:rsidRPr="00D410E5">
        <w:rPr>
          <w:rFonts w:ascii="Times New Roman" w:hAnsi="Times New Roman" w:cs="Times New Roman"/>
          <w:szCs w:val="24"/>
        </w:rPr>
        <w:t xml:space="preserve">contributed to </w:t>
      </w:r>
      <w:r w:rsidR="0010728F" w:rsidRPr="00D410E5">
        <w:rPr>
          <w:rFonts w:ascii="Times New Roman" w:hAnsi="Times New Roman" w:cs="Times New Roman"/>
          <w:szCs w:val="24"/>
        </w:rPr>
        <w:t xml:space="preserve">this pattern in </w:t>
      </w:r>
      <w:r w:rsidR="00D24E49" w:rsidRPr="00D410E5">
        <w:rPr>
          <w:rFonts w:ascii="Times New Roman" w:hAnsi="Times New Roman" w:cs="Times New Roman"/>
          <w:szCs w:val="24"/>
        </w:rPr>
        <w:t>vacant lots and pocket prairies</w:t>
      </w:r>
      <w:r w:rsidRPr="00D410E5">
        <w:rPr>
          <w:rFonts w:ascii="Times New Roman" w:hAnsi="Times New Roman" w:cs="Times New Roman"/>
          <w:szCs w:val="24"/>
        </w:rPr>
        <w:t>.</w:t>
      </w:r>
      <w:r w:rsidR="00C83B5A" w:rsidRPr="00D410E5">
        <w:rPr>
          <w:rFonts w:ascii="Times New Roman" w:hAnsi="Times New Roman" w:cs="Times New Roman"/>
          <w:szCs w:val="24"/>
        </w:rPr>
        <w:t xml:space="preserve"> </w:t>
      </w:r>
      <w:r w:rsidR="00806F7B" w:rsidRPr="00D410E5">
        <w:rPr>
          <w:rFonts w:ascii="Times New Roman" w:hAnsi="Times New Roman" w:cs="Times New Roman"/>
          <w:szCs w:val="24"/>
        </w:rPr>
        <w:t>Patter</w:t>
      </w:r>
      <w:r w:rsidR="00F70511" w:rsidRPr="00D410E5">
        <w:rPr>
          <w:rFonts w:ascii="Times New Roman" w:hAnsi="Times New Roman" w:cs="Times New Roman"/>
          <w:szCs w:val="24"/>
        </w:rPr>
        <w:t>n</w:t>
      </w:r>
      <w:r w:rsidR="00806F7B" w:rsidRPr="00D410E5">
        <w:rPr>
          <w:rFonts w:ascii="Times New Roman" w:hAnsi="Times New Roman" w:cs="Times New Roman"/>
          <w:szCs w:val="24"/>
        </w:rPr>
        <w:t xml:space="preserve">s of functional beta diversity of bee communities were </w:t>
      </w:r>
      <w:r w:rsidRPr="00D410E5">
        <w:rPr>
          <w:rFonts w:ascii="Times New Roman" w:hAnsi="Times New Roman" w:cs="Times New Roman"/>
          <w:szCs w:val="24"/>
        </w:rPr>
        <w:t xml:space="preserve">driven by high functional </w:t>
      </w:r>
      <w:proofErr w:type="spellStart"/>
      <w:r w:rsidRPr="00D410E5">
        <w:rPr>
          <w:rFonts w:ascii="Times New Roman" w:hAnsi="Times New Roman" w:cs="Times New Roman"/>
          <w:szCs w:val="24"/>
        </w:rPr>
        <w:t>nestedness</w:t>
      </w:r>
      <w:proofErr w:type="spellEnd"/>
      <w:r w:rsidRPr="00D410E5">
        <w:rPr>
          <w:rFonts w:ascii="Times New Roman" w:hAnsi="Times New Roman" w:cs="Times New Roman"/>
          <w:szCs w:val="24"/>
        </w:rPr>
        <w:t xml:space="preserve">. </w:t>
      </w:r>
      <w:r w:rsidR="00806F7B" w:rsidRPr="00D410E5">
        <w:rPr>
          <w:rFonts w:ascii="Times New Roman" w:hAnsi="Times New Roman" w:cs="Times New Roman"/>
          <w:szCs w:val="24"/>
        </w:rPr>
        <w:t xml:space="preserve">In contrast to taxonomic and functional beta diversity, </w:t>
      </w:r>
      <w:r w:rsidR="00207EF9" w:rsidRPr="00D410E5">
        <w:rPr>
          <w:rFonts w:ascii="Times New Roman" w:hAnsi="Times New Roman" w:cs="Times New Roman"/>
          <w:szCs w:val="24"/>
        </w:rPr>
        <w:t xml:space="preserve">functional alpha diversity was lower than </w:t>
      </w:r>
      <w:r w:rsidR="00207EF9" w:rsidRPr="00D410E5">
        <w:rPr>
          <w:rFonts w:ascii="Times New Roman" w:hAnsi="Times New Roman" w:cs="Times New Roman"/>
          <w:szCs w:val="24"/>
        </w:rPr>
        <w:lastRenderedPageBreak/>
        <w:t>expected based on the urban species pool</w:t>
      </w:r>
      <w:r w:rsidR="00806F7B" w:rsidRPr="00D410E5">
        <w:rPr>
          <w:rFonts w:ascii="Times New Roman" w:hAnsi="Times New Roman" w:cs="Times New Roman"/>
          <w:szCs w:val="24"/>
        </w:rPr>
        <w:t xml:space="preserve"> in urban farms and vacant lots, but similar to null model expectations in pocket prairies.</w:t>
      </w:r>
      <w:r w:rsidR="00207EF9" w:rsidRPr="00D410E5">
        <w:rPr>
          <w:rFonts w:ascii="Times New Roman" w:hAnsi="Times New Roman" w:cs="Times New Roman"/>
          <w:szCs w:val="24"/>
        </w:rPr>
        <w:t xml:space="preserve"> </w:t>
      </w:r>
    </w:p>
    <w:p w14:paraId="194ACEF0" w14:textId="5FBCDB49" w:rsidR="00461567" w:rsidRPr="00D410E5" w:rsidRDefault="00473AF8" w:rsidP="00F26834">
      <w:pPr>
        <w:spacing w:line="480" w:lineRule="auto"/>
        <w:rPr>
          <w:rFonts w:ascii="Times New Roman" w:hAnsi="Times New Roman" w:cs="Times New Roman"/>
          <w:szCs w:val="24"/>
        </w:rPr>
      </w:pPr>
      <w:r w:rsidRPr="00D410E5">
        <w:rPr>
          <w:rFonts w:ascii="Times New Roman" w:hAnsi="Times New Roman" w:cs="Times New Roman"/>
          <w:szCs w:val="24"/>
        </w:rPr>
        <w:tab/>
      </w:r>
      <w:bookmarkStart w:id="70" w:name="_Hlk104207122"/>
      <w:r w:rsidR="00576566" w:rsidRPr="00D410E5">
        <w:rPr>
          <w:rFonts w:ascii="Times New Roman" w:hAnsi="Times New Roman" w:cs="Times New Roman"/>
          <w:szCs w:val="24"/>
        </w:rPr>
        <w:t xml:space="preserve">The pattern of higher functional beta diversity was contributed to by generalist, hive nesting, </w:t>
      </w:r>
      <w:proofErr w:type="spellStart"/>
      <w:r w:rsidR="00576566" w:rsidRPr="00D410E5">
        <w:rPr>
          <w:rFonts w:ascii="Times New Roman" w:hAnsi="Times New Roman" w:cs="Times New Roman"/>
          <w:szCs w:val="24"/>
        </w:rPr>
        <w:t>subsocial</w:t>
      </w:r>
      <w:proofErr w:type="spellEnd"/>
      <w:r w:rsidR="00576566" w:rsidRPr="00D410E5">
        <w:rPr>
          <w:rFonts w:ascii="Times New Roman" w:hAnsi="Times New Roman" w:cs="Times New Roman"/>
          <w:szCs w:val="24"/>
        </w:rPr>
        <w:t xml:space="preserve">, </w:t>
      </w:r>
      <w:r w:rsidR="00057455" w:rsidRPr="00D410E5">
        <w:rPr>
          <w:rFonts w:ascii="Times New Roman" w:hAnsi="Times New Roman" w:cs="Times New Roman"/>
          <w:szCs w:val="24"/>
        </w:rPr>
        <w:t xml:space="preserve">and </w:t>
      </w:r>
      <w:r w:rsidR="00576566" w:rsidRPr="00D410E5">
        <w:rPr>
          <w:rFonts w:ascii="Times New Roman" w:hAnsi="Times New Roman" w:cs="Times New Roman"/>
          <w:szCs w:val="24"/>
        </w:rPr>
        <w:t xml:space="preserve">eusocial bee species </w:t>
      </w:r>
      <w:r w:rsidR="00487961" w:rsidRPr="00D410E5">
        <w:rPr>
          <w:rFonts w:ascii="Times New Roman" w:hAnsi="Times New Roman" w:cs="Times New Roman"/>
          <w:szCs w:val="24"/>
        </w:rPr>
        <w:t>(Table 4</w:t>
      </w:r>
      <w:r w:rsidR="00CF12CD" w:rsidRPr="00D410E5">
        <w:rPr>
          <w:rFonts w:ascii="Times New Roman" w:hAnsi="Times New Roman" w:cs="Times New Roman"/>
          <w:szCs w:val="24"/>
        </w:rPr>
        <w:t>)</w:t>
      </w:r>
      <w:r w:rsidR="00487961" w:rsidRPr="00D410E5">
        <w:rPr>
          <w:rFonts w:ascii="Times New Roman" w:hAnsi="Times New Roman" w:cs="Times New Roman"/>
          <w:szCs w:val="24"/>
        </w:rPr>
        <w:t xml:space="preserve">. Standardized effect sizes indicated that </w:t>
      </w:r>
      <w:r w:rsidR="00576566" w:rsidRPr="00D410E5">
        <w:rPr>
          <w:rFonts w:ascii="Times New Roman" w:hAnsi="Times New Roman" w:cs="Times New Roman"/>
          <w:szCs w:val="24"/>
        </w:rPr>
        <w:t>these functional groups</w:t>
      </w:r>
      <w:r w:rsidR="00487961" w:rsidRPr="00D410E5">
        <w:rPr>
          <w:rFonts w:ascii="Times New Roman" w:hAnsi="Times New Roman" w:cs="Times New Roman"/>
          <w:szCs w:val="24"/>
        </w:rPr>
        <w:t xml:space="preserve"> were more common in </w:t>
      </w:r>
      <w:r w:rsidR="00576566" w:rsidRPr="00D410E5">
        <w:rPr>
          <w:rFonts w:ascii="Times New Roman" w:hAnsi="Times New Roman" w:cs="Times New Roman"/>
          <w:szCs w:val="24"/>
        </w:rPr>
        <w:t>each of their urban greenspace treatments</w:t>
      </w:r>
      <w:r w:rsidR="00487961" w:rsidRPr="00D410E5">
        <w:rPr>
          <w:rFonts w:ascii="Times New Roman" w:hAnsi="Times New Roman" w:cs="Times New Roman"/>
          <w:szCs w:val="24"/>
        </w:rPr>
        <w:t xml:space="preserve"> than null model expectations based on </w:t>
      </w:r>
      <w:r w:rsidR="00576566" w:rsidRPr="00D410E5">
        <w:rPr>
          <w:rFonts w:ascii="Times New Roman" w:hAnsi="Times New Roman" w:cs="Times New Roman"/>
          <w:szCs w:val="24"/>
        </w:rPr>
        <w:t xml:space="preserve">Cleveland’s urban </w:t>
      </w:r>
      <w:r w:rsidR="00487961" w:rsidRPr="00D410E5">
        <w:rPr>
          <w:rFonts w:ascii="Times New Roman" w:hAnsi="Times New Roman" w:cs="Times New Roman"/>
          <w:szCs w:val="24"/>
        </w:rPr>
        <w:t xml:space="preserve">species pool. Conversely, </w:t>
      </w:r>
      <w:proofErr w:type="spellStart"/>
      <w:r w:rsidR="00487961" w:rsidRPr="00D410E5">
        <w:rPr>
          <w:rFonts w:ascii="Times New Roman" w:hAnsi="Times New Roman" w:cs="Times New Roman"/>
          <w:szCs w:val="24"/>
        </w:rPr>
        <w:t>kleptoparasitic</w:t>
      </w:r>
      <w:proofErr w:type="spellEnd"/>
      <w:r w:rsidR="00487961" w:rsidRPr="00D410E5">
        <w:rPr>
          <w:rFonts w:ascii="Times New Roman" w:hAnsi="Times New Roman" w:cs="Times New Roman"/>
          <w:szCs w:val="24"/>
        </w:rPr>
        <w:t xml:space="preserve"> and </w:t>
      </w:r>
      <w:r w:rsidR="00FC69FD" w:rsidRPr="00D410E5">
        <w:rPr>
          <w:rFonts w:ascii="Times New Roman" w:hAnsi="Times New Roman" w:cs="Times New Roman"/>
          <w:szCs w:val="24"/>
        </w:rPr>
        <w:t>parasitic</w:t>
      </w:r>
      <w:r w:rsidR="00487961" w:rsidRPr="00D410E5">
        <w:rPr>
          <w:rFonts w:ascii="Times New Roman" w:hAnsi="Times New Roman" w:cs="Times New Roman"/>
          <w:szCs w:val="24"/>
        </w:rPr>
        <w:t xml:space="preserve"> species were </w:t>
      </w:r>
      <w:r w:rsidR="00FC69FD" w:rsidRPr="00D410E5">
        <w:rPr>
          <w:rFonts w:ascii="Times New Roman" w:hAnsi="Times New Roman" w:cs="Times New Roman"/>
          <w:szCs w:val="24"/>
        </w:rPr>
        <w:t xml:space="preserve">always </w:t>
      </w:r>
      <w:r w:rsidR="00487961" w:rsidRPr="00D410E5">
        <w:rPr>
          <w:rFonts w:ascii="Times New Roman" w:hAnsi="Times New Roman" w:cs="Times New Roman"/>
          <w:szCs w:val="24"/>
        </w:rPr>
        <w:t>less common in urban greenspaces than null model expectations</w:t>
      </w:r>
      <w:r w:rsidR="00FC69FD" w:rsidRPr="00D410E5">
        <w:rPr>
          <w:rFonts w:ascii="Times New Roman" w:hAnsi="Times New Roman" w:cs="Times New Roman"/>
          <w:szCs w:val="24"/>
        </w:rPr>
        <w:t>, regardless of treatment</w:t>
      </w:r>
      <w:r w:rsidR="00487961" w:rsidRPr="00D410E5">
        <w:rPr>
          <w:rFonts w:ascii="Times New Roman" w:hAnsi="Times New Roman" w:cs="Times New Roman"/>
          <w:szCs w:val="24"/>
        </w:rPr>
        <w:t xml:space="preserve">. </w:t>
      </w:r>
      <w:r w:rsidR="00FC69FD" w:rsidRPr="00D410E5">
        <w:rPr>
          <w:rFonts w:ascii="Times New Roman" w:hAnsi="Times New Roman" w:cs="Times New Roman"/>
          <w:szCs w:val="24"/>
        </w:rPr>
        <w:t>Specialist bee species and</w:t>
      </w:r>
      <w:r w:rsidR="00057455" w:rsidRPr="00D410E5">
        <w:rPr>
          <w:rFonts w:ascii="Times New Roman" w:hAnsi="Times New Roman" w:cs="Times New Roman"/>
          <w:szCs w:val="24"/>
        </w:rPr>
        <w:t xml:space="preserve"> native bee species were both significantly </w:t>
      </w:r>
      <w:r w:rsidR="00953BB4" w:rsidRPr="00D410E5">
        <w:rPr>
          <w:rFonts w:ascii="Times New Roman" w:hAnsi="Times New Roman" w:cs="Times New Roman"/>
          <w:szCs w:val="24"/>
        </w:rPr>
        <w:t>less common than null model expectations in control</w:t>
      </w:r>
      <w:r w:rsidR="00FC69FD" w:rsidRPr="00D410E5">
        <w:rPr>
          <w:rFonts w:ascii="Times New Roman" w:hAnsi="Times New Roman" w:cs="Times New Roman"/>
          <w:szCs w:val="24"/>
        </w:rPr>
        <w:t xml:space="preserve"> </w:t>
      </w:r>
      <w:r w:rsidR="00953BB4" w:rsidRPr="00D410E5">
        <w:rPr>
          <w:rFonts w:ascii="Times New Roman" w:hAnsi="Times New Roman" w:cs="Times New Roman"/>
          <w:szCs w:val="24"/>
        </w:rPr>
        <w:t xml:space="preserve">lots and high diversity prairies, while solitary bee species were significantly less common in control lots and urban farms. Wood nesting bee species were only significantly less common in high diversity prairies, while cavity nesting bee species were only significantly less common in urban farms. Additionally nonnative bee species were significantly more common in both control lots and high diversity prairies than expected by the null models based on Cleveland’s species pool. </w:t>
      </w:r>
      <w:bookmarkEnd w:id="70"/>
    </w:p>
    <w:p w14:paraId="788AF3EE" w14:textId="408CAD27" w:rsidR="00496D0A" w:rsidRPr="00D410E5" w:rsidRDefault="00496D0A" w:rsidP="00EC36D1">
      <w:pPr>
        <w:spacing w:line="480" w:lineRule="auto"/>
        <w:ind w:firstLine="720"/>
        <w:rPr>
          <w:ins w:id="71" w:author="Shepard, Caralee A." w:date="2022-07-27T08:25:00Z"/>
          <w:rFonts w:ascii="Times New Roman" w:hAnsi="Times New Roman" w:cs="Times New Roman"/>
          <w:szCs w:val="24"/>
        </w:rPr>
      </w:pPr>
      <w:r w:rsidRPr="00D410E5">
        <w:rPr>
          <w:rFonts w:ascii="Times New Roman" w:hAnsi="Times New Roman" w:cs="Times New Roman"/>
          <w:szCs w:val="24"/>
        </w:rPr>
        <w:t xml:space="preserve">The management of habitats from site to site (Site treatment, TRT) was </w:t>
      </w:r>
      <w:r w:rsidR="00CC2ADB" w:rsidRPr="00D410E5">
        <w:rPr>
          <w:rFonts w:ascii="Times New Roman" w:hAnsi="Times New Roman" w:cs="Times New Roman"/>
          <w:szCs w:val="24"/>
        </w:rPr>
        <w:t xml:space="preserve">one of the most commonly significant predictors of bee diversity and functional groups within the urban species pool of Cleveland. </w:t>
      </w:r>
      <w:r w:rsidR="00290CF2" w:rsidRPr="00D410E5">
        <w:rPr>
          <w:rFonts w:ascii="Times New Roman" w:hAnsi="Times New Roman" w:cs="Times New Roman"/>
          <w:szCs w:val="24"/>
        </w:rPr>
        <w:t xml:space="preserve">Functional alpha diversity was predicted by treatment (Table 5), increasing in high diversity pocket prairies such that the SES value was not significantly different from the null, while functional alpha diversity was lower in both farms and control vacant lots (Table 3). </w:t>
      </w:r>
      <w:r w:rsidR="00787500" w:rsidRPr="00D410E5">
        <w:rPr>
          <w:rFonts w:ascii="Times New Roman" w:hAnsi="Times New Roman" w:cs="Times New Roman"/>
          <w:szCs w:val="24"/>
        </w:rPr>
        <w:t xml:space="preserve">All site treatments had more generalist bees than predicted, however TRT was still a significant predictor of generalists (Table 6), with the proportion of generalists increasing </w:t>
      </w:r>
      <w:r w:rsidR="00A27CB6" w:rsidRPr="00D410E5">
        <w:rPr>
          <w:rFonts w:ascii="Times New Roman" w:hAnsi="Times New Roman" w:cs="Times New Roman"/>
          <w:szCs w:val="24"/>
        </w:rPr>
        <w:t xml:space="preserve">in control lots and high diversity prairies compared to urban farms. </w:t>
      </w:r>
      <w:r w:rsidR="00130A38" w:rsidRPr="00D410E5">
        <w:rPr>
          <w:rFonts w:ascii="Times New Roman" w:hAnsi="Times New Roman" w:cs="Times New Roman"/>
          <w:szCs w:val="24"/>
        </w:rPr>
        <w:t xml:space="preserve">Native species </w:t>
      </w:r>
      <w:r w:rsidR="00FB4614" w:rsidRPr="00D410E5">
        <w:rPr>
          <w:rFonts w:ascii="Times New Roman" w:hAnsi="Times New Roman" w:cs="Times New Roman"/>
          <w:szCs w:val="24"/>
        </w:rPr>
        <w:t xml:space="preserve">showed </w:t>
      </w:r>
      <w:r w:rsidR="00130A38" w:rsidRPr="00D410E5">
        <w:rPr>
          <w:rFonts w:ascii="Times New Roman" w:hAnsi="Times New Roman" w:cs="Times New Roman"/>
          <w:szCs w:val="24"/>
        </w:rPr>
        <w:t xml:space="preserve">SES values increasing from </w:t>
      </w:r>
      <w:r w:rsidR="00CC7A3F" w:rsidRPr="00D410E5">
        <w:rPr>
          <w:rFonts w:ascii="Times New Roman" w:hAnsi="Times New Roman" w:cs="Times New Roman"/>
          <w:szCs w:val="24"/>
        </w:rPr>
        <w:t xml:space="preserve">high diversity prairies </w:t>
      </w:r>
      <w:r w:rsidR="00130A38" w:rsidRPr="00D410E5">
        <w:rPr>
          <w:rFonts w:ascii="Times New Roman" w:hAnsi="Times New Roman" w:cs="Times New Roman"/>
          <w:szCs w:val="24"/>
        </w:rPr>
        <w:t xml:space="preserve">to control lots to urban farms (Figure 1- Native species), while </w:t>
      </w:r>
      <w:r w:rsidR="00130A38" w:rsidRPr="00D410E5">
        <w:rPr>
          <w:rFonts w:ascii="Times New Roman" w:hAnsi="Times New Roman" w:cs="Times New Roman"/>
          <w:szCs w:val="24"/>
        </w:rPr>
        <w:lastRenderedPageBreak/>
        <w:t xml:space="preserve">Cavity </w:t>
      </w:r>
      <w:r w:rsidR="00CC7A3F" w:rsidRPr="00D410E5">
        <w:rPr>
          <w:rFonts w:ascii="Times New Roman" w:hAnsi="Times New Roman" w:cs="Times New Roman"/>
          <w:szCs w:val="24"/>
        </w:rPr>
        <w:t>Nesters, Non</w:t>
      </w:r>
      <w:r w:rsidR="00130A38" w:rsidRPr="00D410E5">
        <w:rPr>
          <w:rFonts w:ascii="Times New Roman" w:hAnsi="Times New Roman" w:cs="Times New Roman"/>
          <w:szCs w:val="24"/>
        </w:rPr>
        <w:t xml:space="preserve">-native Species, and Hive nesters showed the opposite trend, </w:t>
      </w:r>
      <w:r w:rsidR="00CC7A3F" w:rsidRPr="00D410E5">
        <w:rPr>
          <w:rFonts w:ascii="Times New Roman" w:hAnsi="Times New Roman" w:cs="Times New Roman"/>
          <w:szCs w:val="24"/>
        </w:rPr>
        <w:t xml:space="preserve">with lower proportions of each of these functional groups found at control lots and urban farms. </w:t>
      </w:r>
      <w:r w:rsidR="00FB4614" w:rsidRPr="00D410E5">
        <w:rPr>
          <w:rFonts w:ascii="Times New Roman" w:hAnsi="Times New Roman" w:cs="Times New Roman"/>
          <w:szCs w:val="24"/>
        </w:rPr>
        <w:t xml:space="preserve">Wood nesting bee species were predicted by TRT and insignificantly by LPI (Table 6), with a lower SES value in high diversity prairies than in the urban farms and control lots (Table 4). </w:t>
      </w:r>
      <w:commentRangeStart w:id="72"/>
      <w:r w:rsidR="00FB4614" w:rsidRPr="00D410E5">
        <w:rPr>
          <w:rFonts w:ascii="Times New Roman" w:hAnsi="Times New Roman" w:cs="Times New Roman"/>
          <w:szCs w:val="24"/>
        </w:rPr>
        <w:t xml:space="preserve">Specialist bees were predicted by TRT as well as LPI (Table 6), with SES values increasing at urban farms compared to control lots and high diversity prairies (Figure 1- Specialists) and with decreasing SES values as LPI values increased (Figure 2). </w:t>
      </w:r>
      <w:commentRangeEnd w:id="72"/>
      <w:r w:rsidR="001446EA">
        <w:rPr>
          <w:rStyle w:val="CommentReference"/>
        </w:rPr>
        <w:commentReference w:id="72"/>
      </w:r>
    </w:p>
    <w:p w14:paraId="17460B3D" w14:textId="7CA6A814" w:rsidR="00FB4614" w:rsidRPr="00D410E5" w:rsidRDefault="00163EDB" w:rsidP="00EC36D1">
      <w:pPr>
        <w:spacing w:line="480" w:lineRule="auto"/>
        <w:ind w:firstLine="720"/>
        <w:rPr>
          <w:rFonts w:ascii="Times New Roman" w:hAnsi="Times New Roman" w:cs="Times New Roman"/>
          <w:szCs w:val="24"/>
        </w:rPr>
      </w:pPr>
      <w:r w:rsidRPr="00D410E5">
        <w:rPr>
          <w:rFonts w:ascii="Times New Roman" w:hAnsi="Times New Roman" w:cs="Times New Roman"/>
          <w:szCs w:val="24"/>
        </w:rPr>
        <w:t xml:space="preserve">All three landscape variables tested </w:t>
      </w:r>
      <w:r w:rsidR="00C8315C" w:rsidRPr="00D410E5">
        <w:rPr>
          <w:rFonts w:ascii="Times New Roman" w:hAnsi="Times New Roman" w:cs="Times New Roman"/>
          <w:szCs w:val="24"/>
        </w:rPr>
        <w:t xml:space="preserve">affected the differential site distribution of at least one of the groups in our urban species pool. </w:t>
      </w:r>
      <w:r w:rsidR="00774C77" w:rsidRPr="00D410E5">
        <w:rPr>
          <w:rFonts w:ascii="Times New Roman" w:hAnsi="Times New Roman" w:cs="Times New Roman"/>
          <w:szCs w:val="24"/>
        </w:rPr>
        <w:t xml:space="preserve">ENN was the only significant predictor of </w:t>
      </w:r>
      <w:r w:rsidR="00C8315C" w:rsidRPr="00D410E5">
        <w:rPr>
          <w:rFonts w:ascii="Times New Roman" w:hAnsi="Times New Roman" w:cs="Times New Roman"/>
          <w:szCs w:val="24"/>
        </w:rPr>
        <w:t xml:space="preserve">Taxonomic beta diversity (Table 5), with SES values decreasing as the isolation between greenspaces increased. </w:t>
      </w:r>
      <w:proofErr w:type="spellStart"/>
      <w:r w:rsidR="00C8315C" w:rsidRPr="00D410E5">
        <w:rPr>
          <w:rFonts w:ascii="Times New Roman" w:hAnsi="Times New Roman" w:cs="Times New Roman"/>
          <w:szCs w:val="24"/>
        </w:rPr>
        <w:t>Subsocial</w:t>
      </w:r>
      <w:proofErr w:type="spellEnd"/>
      <w:r w:rsidR="00C8315C" w:rsidRPr="00D410E5">
        <w:rPr>
          <w:rFonts w:ascii="Times New Roman" w:hAnsi="Times New Roman" w:cs="Times New Roman"/>
          <w:szCs w:val="24"/>
        </w:rPr>
        <w:t xml:space="preserve"> bee species were significantly predicted by P</w:t>
      </w:r>
      <w:commentRangeStart w:id="73"/>
      <w:r w:rsidR="00C8315C" w:rsidRPr="00D410E5">
        <w:rPr>
          <w:rFonts w:ascii="Times New Roman" w:hAnsi="Times New Roman" w:cs="Times New Roman"/>
          <w:szCs w:val="24"/>
        </w:rPr>
        <w:t xml:space="preserve">LAND and the ENN of their greenspaces (Table 6), with </w:t>
      </w:r>
      <w:commentRangeStart w:id="74"/>
      <w:r w:rsidR="00C8315C" w:rsidRPr="00D410E5">
        <w:rPr>
          <w:rFonts w:ascii="Times New Roman" w:hAnsi="Times New Roman" w:cs="Times New Roman"/>
          <w:szCs w:val="24"/>
        </w:rPr>
        <w:t xml:space="preserve">the SES values of </w:t>
      </w:r>
      <w:proofErr w:type="spellStart"/>
      <w:r w:rsidR="00C8315C" w:rsidRPr="00D410E5">
        <w:rPr>
          <w:rFonts w:ascii="Times New Roman" w:hAnsi="Times New Roman" w:cs="Times New Roman"/>
          <w:szCs w:val="24"/>
        </w:rPr>
        <w:t>subsocial</w:t>
      </w:r>
      <w:proofErr w:type="spellEnd"/>
      <w:r w:rsidR="00C8315C" w:rsidRPr="00D410E5">
        <w:rPr>
          <w:rFonts w:ascii="Times New Roman" w:hAnsi="Times New Roman" w:cs="Times New Roman"/>
          <w:szCs w:val="24"/>
        </w:rPr>
        <w:t xml:space="preserve"> bees increasing both as the percentage of the greenspace increased within the 1500 m buffer, as well as with the amount of isolation between the greenspaces within the buffer (Figure 3).</w:t>
      </w:r>
      <w:commentRangeEnd w:id="74"/>
      <w:r w:rsidR="00C8315C" w:rsidRPr="00D410E5">
        <w:rPr>
          <w:rStyle w:val="CommentReference"/>
          <w:rFonts w:ascii="Times New Roman" w:hAnsi="Times New Roman" w:cs="Times New Roman"/>
          <w:sz w:val="24"/>
          <w:szCs w:val="24"/>
        </w:rPr>
        <w:commentReference w:id="74"/>
      </w:r>
      <w:r w:rsidR="00591FAB" w:rsidRPr="00D410E5">
        <w:rPr>
          <w:rFonts w:ascii="Times New Roman" w:hAnsi="Times New Roman" w:cs="Times New Roman"/>
          <w:szCs w:val="24"/>
        </w:rPr>
        <w:t xml:space="preserve"> Soil nesting bees were predicted by TRT and PLAND</w:t>
      </w:r>
      <w:r w:rsidR="004A46EA" w:rsidRPr="00D410E5">
        <w:rPr>
          <w:rFonts w:ascii="Times New Roman" w:hAnsi="Times New Roman" w:cs="Times New Roman"/>
          <w:szCs w:val="24"/>
        </w:rPr>
        <w:t xml:space="preserve">, </w:t>
      </w:r>
      <w:del w:id="75" w:author="Shepard, Caralee A." w:date="2022-07-27T09:37:00Z">
        <w:r w:rsidR="004A46EA" w:rsidRPr="00D410E5" w:rsidDel="004A46EA">
          <w:rPr>
            <w:rFonts w:ascii="Times New Roman" w:hAnsi="Times New Roman" w:cs="Times New Roman"/>
            <w:szCs w:val="24"/>
          </w:rPr>
          <w:delText xml:space="preserve"> </w:delText>
        </w:r>
      </w:del>
      <w:r w:rsidR="004A46EA" w:rsidRPr="00D410E5">
        <w:rPr>
          <w:rFonts w:ascii="Times New Roman" w:hAnsi="Times New Roman" w:cs="Times New Roman"/>
          <w:szCs w:val="24"/>
        </w:rPr>
        <w:t xml:space="preserve">as well as insignificantly predicted by ENN </w:t>
      </w:r>
      <w:commentRangeEnd w:id="73"/>
      <w:r w:rsidR="000F5B84">
        <w:rPr>
          <w:rStyle w:val="CommentReference"/>
        </w:rPr>
        <w:commentReference w:id="73"/>
      </w:r>
      <w:r w:rsidR="004A46EA" w:rsidRPr="00D410E5">
        <w:rPr>
          <w:rFonts w:ascii="Times New Roman" w:hAnsi="Times New Roman" w:cs="Times New Roman"/>
          <w:szCs w:val="24"/>
        </w:rPr>
        <w:t xml:space="preserve">(Table 6). </w:t>
      </w:r>
      <w:commentRangeStart w:id="76"/>
      <w:commentRangeEnd w:id="76"/>
      <w:r w:rsidR="004A46EA" w:rsidRPr="00D410E5">
        <w:rPr>
          <w:rStyle w:val="CommentReference"/>
          <w:rFonts w:ascii="Times New Roman" w:hAnsi="Times New Roman" w:cs="Times New Roman"/>
          <w:sz w:val="24"/>
          <w:szCs w:val="24"/>
        </w:rPr>
        <w:commentReference w:id="76"/>
      </w:r>
      <w:r w:rsidR="005E56C8" w:rsidRPr="00D410E5">
        <w:rPr>
          <w:rFonts w:ascii="Times New Roman" w:hAnsi="Times New Roman" w:cs="Times New Roman"/>
          <w:szCs w:val="24"/>
        </w:rPr>
        <w:t>.</w:t>
      </w:r>
      <w:r w:rsidR="00591FAB" w:rsidRPr="00D410E5">
        <w:rPr>
          <w:rFonts w:ascii="Times New Roman" w:hAnsi="Times New Roman" w:cs="Times New Roman"/>
          <w:szCs w:val="24"/>
        </w:rPr>
        <w:t xml:space="preserve"> </w:t>
      </w:r>
      <w:r w:rsidR="005E56C8" w:rsidRPr="00D410E5">
        <w:rPr>
          <w:rFonts w:ascii="Times New Roman" w:hAnsi="Times New Roman" w:cs="Times New Roman"/>
          <w:szCs w:val="24"/>
        </w:rPr>
        <w:t>T</w:t>
      </w:r>
      <w:r w:rsidR="00591FAB" w:rsidRPr="00D410E5">
        <w:rPr>
          <w:rFonts w:ascii="Times New Roman" w:hAnsi="Times New Roman" w:cs="Times New Roman"/>
          <w:szCs w:val="24"/>
        </w:rPr>
        <w:t xml:space="preserve">he </w:t>
      </w:r>
      <w:r w:rsidR="005E56C8" w:rsidRPr="00D410E5">
        <w:rPr>
          <w:rFonts w:ascii="Times New Roman" w:hAnsi="Times New Roman" w:cs="Times New Roman"/>
          <w:szCs w:val="24"/>
        </w:rPr>
        <w:t>SES values of soil nesting bees decreased as the percentage greenspace in the 1500 m buffer increased</w:t>
      </w:r>
      <w:r w:rsidR="004A46EA" w:rsidRPr="00D410E5">
        <w:rPr>
          <w:rFonts w:ascii="Times New Roman" w:hAnsi="Times New Roman" w:cs="Times New Roman"/>
          <w:szCs w:val="24"/>
        </w:rPr>
        <w:t xml:space="preserve">, and the </w:t>
      </w:r>
      <w:r w:rsidR="00591FAB" w:rsidRPr="00D410E5">
        <w:rPr>
          <w:rFonts w:ascii="Times New Roman" w:hAnsi="Times New Roman" w:cs="Times New Roman"/>
          <w:szCs w:val="24"/>
        </w:rPr>
        <w:t>proportio</w:t>
      </w:r>
      <w:r w:rsidR="005E56C8" w:rsidRPr="00D410E5">
        <w:rPr>
          <w:rFonts w:ascii="Times New Roman" w:hAnsi="Times New Roman" w:cs="Times New Roman"/>
          <w:szCs w:val="24"/>
        </w:rPr>
        <w:t xml:space="preserve">n of soil nesting bees was highest at the urban farms, </w:t>
      </w:r>
      <w:r w:rsidR="004A46EA" w:rsidRPr="00D410E5">
        <w:rPr>
          <w:rFonts w:ascii="Times New Roman" w:hAnsi="Times New Roman" w:cs="Times New Roman"/>
          <w:szCs w:val="24"/>
        </w:rPr>
        <w:t>decreasing</w:t>
      </w:r>
      <w:r w:rsidR="005E56C8" w:rsidRPr="00D410E5">
        <w:rPr>
          <w:rFonts w:ascii="Times New Roman" w:hAnsi="Times New Roman" w:cs="Times New Roman"/>
          <w:szCs w:val="24"/>
        </w:rPr>
        <w:t xml:space="preserve"> below the null in </w:t>
      </w:r>
      <w:commentRangeStart w:id="77"/>
      <w:r w:rsidR="005E56C8" w:rsidRPr="00D410E5">
        <w:rPr>
          <w:rFonts w:ascii="Times New Roman" w:hAnsi="Times New Roman" w:cs="Times New Roman"/>
          <w:szCs w:val="24"/>
        </w:rPr>
        <w:t xml:space="preserve">control lots </w:t>
      </w:r>
      <w:commentRangeEnd w:id="77"/>
      <w:r w:rsidR="000F5B84">
        <w:rPr>
          <w:rStyle w:val="CommentReference"/>
        </w:rPr>
        <w:commentReference w:id="77"/>
      </w:r>
      <w:r w:rsidR="005E56C8" w:rsidRPr="00D410E5">
        <w:rPr>
          <w:rFonts w:ascii="Times New Roman" w:hAnsi="Times New Roman" w:cs="Times New Roman"/>
          <w:szCs w:val="24"/>
        </w:rPr>
        <w:t>and again in high diversity prairies</w:t>
      </w:r>
      <w:r w:rsidR="004A46EA" w:rsidRPr="00D410E5">
        <w:rPr>
          <w:rFonts w:ascii="Times New Roman" w:hAnsi="Times New Roman" w:cs="Times New Roman"/>
          <w:szCs w:val="24"/>
        </w:rPr>
        <w:t>.</w:t>
      </w:r>
      <w:r w:rsidR="005E56C8" w:rsidRPr="00D410E5">
        <w:rPr>
          <w:rFonts w:ascii="Times New Roman" w:hAnsi="Times New Roman" w:cs="Times New Roman"/>
          <w:szCs w:val="24"/>
        </w:rPr>
        <w:t xml:space="preserve">  </w:t>
      </w:r>
      <w:r w:rsidR="004A46EA" w:rsidRPr="00D410E5">
        <w:rPr>
          <w:rFonts w:ascii="Times New Roman" w:hAnsi="Times New Roman" w:cs="Times New Roman"/>
          <w:szCs w:val="24"/>
        </w:rPr>
        <w:t>P</w:t>
      </w:r>
      <w:r w:rsidR="00591FAB" w:rsidRPr="00D410E5">
        <w:rPr>
          <w:rFonts w:ascii="Times New Roman" w:hAnsi="Times New Roman" w:cs="Times New Roman"/>
          <w:szCs w:val="24"/>
        </w:rPr>
        <w:t xml:space="preserve">ithy stem nesting bees were </w:t>
      </w:r>
      <w:r w:rsidR="004A46EA" w:rsidRPr="00D410E5">
        <w:rPr>
          <w:rFonts w:ascii="Times New Roman" w:hAnsi="Times New Roman" w:cs="Times New Roman"/>
          <w:szCs w:val="24"/>
        </w:rPr>
        <w:t xml:space="preserve">significantly </w:t>
      </w:r>
      <w:r w:rsidR="00591FAB" w:rsidRPr="00D410E5">
        <w:rPr>
          <w:rFonts w:ascii="Times New Roman" w:hAnsi="Times New Roman" w:cs="Times New Roman"/>
          <w:szCs w:val="24"/>
        </w:rPr>
        <w:t>predicted by LPI</w:t>
      </w:r>
      <w:r w:rsidR="004A46EA" w:rsidRPr="00D410E5">
        <w:rPr>
          <w:rFonts w:ascii="Times New Roman" w:hAnsi="Times New Roman" w:cs="Times New Roman"/>
          <w:szCs w:val="24"/>
        </w:rPr>
        <w:t xml:space="preserve"> (Table 6), with increasing SES values as the LPI within the 1500 m buffer increased</w:t>
      </w:r>
      <w:r w:rsidR="00591FAB" w:rsidRPr="00D410E5">
        <w:rPr>
          <w:rFonts w:ascii="Times New Roman" w:hAnsi="Times New Roman" w:cs="Times New Roman"/>
          <w:szCs w:val="24"/>
        </w:rPr>
        <w:t>.</w:t>
      </w:r>
    </w:p>
    <w:p w14:paraId="438FDDE9" w14:textId="0016CD0E" w:rsidR="00697E22" w:rsidRPr="00D410E5" w:rsidRDefault="00697E22" w:rsidP="001117B4">
      <w:pPr>
        <w:spacing w:line="480" w:lineRule="auto"/>
        <w:ind w:firstLine="720"/>
        <w:rPr>
          <w:rFonts w:ascii="Times New Roman" w:hAnsi="Times New Roman" w:cs="Times New Roman"/>
          <w:szCs w:val="24"/>
        </w:rPr>
      </w:pPr>
    </w:p>
    <w:p w14:paraId="5570FFE7" w14:textId="145E6B6A" w:rsidR="00D670FC" w:rsidRPr="00D410E5" w:rsidRDefault="00D670FC" w:rsidP="00F26834">
      <w:pPr>
        <w:spacing w:line="480" w:lineRule="auto"/>
        <w:rPr>
          <w:rFonts w:ascii="Times New Roman" w:hAnsi="Times New Roman" w:cs="Times New Roman"/>
          <w:szCs w:val="24"/>
        </w:rPr>
      </w:pPr>
    </w:p>
    <w:p w14:paraId="054B70DE" w14:textId="13DD139F" w:rsidR="00461567" w:rsidRPr="00D410E5" w:rsidRDefault="003228F2" w:rsidP="00F26834">
      <w:pPr>
        <w:spacing w:line="480" w:lineRule="auto"/>
        <w:rPr>
          <w:rFonts w:ascii="Times New Roman" w:hAnsi="Times New Roman" w:cs="Times New Roman"/>
          <w:szCs w:val="24"/>
        </w:rPr>
      </w:pPr>
      <w:r w:rsidRPr="00D410E5">
        <w:rPr>
          <w:rFonts w:ascii="Times New Roman" w:hAnsi="Times New Roman" w:cs="Times New Roman"/>
          <w:b/>
          <w:bCs/>
          <w:szCs w:val="24"/>
          <w:rPrChange w:id="78" w:author="Perry, Kayla" w:date="2022-07-12T12:44:00Z">
            <w:rPr/>
          </w:rPrChange>
        </w:rPr>
        <w:lastRenderedPageBreak/>
        <w:t>Discussion</w:t>
      </w:r>
      <w:del w:id="79" w:author="Perry, Kayla" w:date="2022-07-12T12:44:00Z">
        <w:r w:rsidRPr="00D410E5" w:rsidDel="00044E29">
          <w:rPr>
            <w:rFonts w:ascii="Times New Roman" w:hAnsi="Times New Roman" w:cs="Times New Roman"/>
            <w:szCs w:val="24"/>
          </w:rPr>
          <w:delText>:</w:delText>
        </w:r>
      </w:del>
    </w:p>
    <w:p w14:paraId="55211FB5" w14:textId="0077712B" w:rsidR="00044E29" w:rsidRPr="00D410E5" w:rsidRDefault="00044E29" w:rsidP="00F26834">
      <w:pPr>
        <w:spacing w:line="480" w:lineRule="auto"/>
        <w:rPr>
          <w:rFonts w:ascii="Times New Roman" w:hAnsi="Times New Roman" w:cs="Times New Roman"/>
          <w:szCs w:val="24"/>
        </w:rPr>
      </w:pPr>
      <w:commentRangeStart w:id="80"/>
      <w:commentRangeStart w:id="81"/>
      <w:ins w:id="82" w:author="Perry, Kayla" w:date="2022-07-12T12:39:00Z">
        <w:r w:rsidRPr="00D410E5">
          <w:rPr>
            <w:rFonts w:ascii="Times New Roman" w:hAnsi="Times New Roman" w:cs="Times New Roman"/>
            <w:szCs w:val="24"/>
          </w:rPr>
          <w:t>Summary paragraph</w:t>
        </w:r>
        <w:commentRangeEnd w:id="80"/>
        <w:r w:rsidRPr="00D410E5">
          <w:rPr>
            <w:rStyle w:val="CommentReference"/>
            <w:rFonts w:ascii="Times New Roman" w:hAnsi="Times New Roman" w:cs="Times New Roman"/>
            <w:sz w:val="24"/>
            <w:szCs w:val="24"/>
          </w:rPr>
          <w:commentReference w:id="80"/>
        </w:r>
      </w:ins>
      <w:commentRangeEnd w:id="81"/>
      <w:r w:rsidR="000F5B84">
        <w:rPr>
          <w:rStyle w:val="CommentReference"/>
        </w:rPr>
        <w:commentReference w:id="81"/>
      </w:r>
    </w:p>
    <w:p w14:paraId="28DCC037" w14:textId="58D815DA" w:rsidR="005D69DE" w:rsidRPr="00D410E5" w:rsidRDefault="000B0EF2" w:rsidP="00F26834">
      <w:pPr>
        <w:spacing w:line="480" w:lineRule="auto"/>
        <w:rPr>
          <w:rFonts w:ascii="Times New Roman" w:hAnsi="Times New Roman" w:cs="Times New Roman"/>
          <w:szCs w:val="24"/>
        </w:rPr>
      </w:pPr>
      <w:commentRangeStart w:id="83"/>
      <w:r w:rsidRPr="00D410E5">
        <w:rPr>
          <w:rFonts w:ascii="Times New Roman" w:hAnsi="Times New Roman" w:cs="Times New Roman"/>
          <w:szCs w:val="24"/>
        </w:rPr>
        <w:t xml:space="preserve">Urbanization is well documented as a phenomenon affecting the composition of insect communities </w:t>
      </w:r>
      <w:r w:rsidR="00DB727E" w:rsidRPr="00D410E5">
        <w:rPr>
          <w:rFonts w:ascii="Times New Roman" w:hAnsi="Times New Roman" w:cs="Times New Roman"/>
          <w:szCs w:val="24"/>
        </w:rPr>
        <w:fldChar w:fldCharType="begin"/>
      </w:r>
      <w:r w:rsidR="00DB727E" w:rsidRPr="00D410E5">
        <w:rPr>
          <w:rFonts w:ascii="Times New Roman" w:hAnsi="Times New Roman" w:cs="Times New Roman"/>
          <w:szCs w:val="24"/>
        </w:rPr>
        <w:instrText xml:space="preserve"> ADDIN ZOTERO_ITEM CSL_CITATION {"citationID":"XILWCTmg","properties":{"formattedCitation":"(McKinney 2008, Perry et al. 2020)","plainCitation":"(McKinney 2008, Perry et al. 2020)","noteIndex":0},"citationItems":[{"id":907,"uris":["http://zotero.org/users/5582488/items/4QDFZJAL"],"itemData":{"id":907,"type":"article-journal","container-title":"Urban ecosystems","issue":"2","note":"ISBN: 1573-1642\npublisher: Springer","page":"161-176","title":"Effects of urbanization on species richness: a review of plants and animals","volume":"11","author":[{"family":"McKinney","given":"Michael L."}],"issued":{"date-parts":[["2008"]]}}},{"id":910,"uris":["http://zotero.org/users/5582488/items/QTDGTUUF"],"itemData":{"id":910,"type":"article-journal","abstract":"Community assembly is the process by which local communities are organized and maintained from the regional species pool. Understanding processes of insect assembly are of interest in “shrinking” cities where vacant land has become abundant as a result of protracted economic decline and population loss. Vacant land represents a viable conservation space for insects such as beetles that contribute to ecosystem services including pest suppression, decomposition, and nutrient cycling. However, the inherent heterogeneity of cities may pose challenges for beetle dispersal from source populations, while quality of the urban environment may constrain establishment. The objective of this study was to investigate the constraints to ground-dwelling beetle community assembly in vacant lots and pocket prairies of Cleveland, Ohio using a functional trait-based approach. Functional traits with a strong predictive capacity for ecological functions were measured on beetle species collected via pitfall traps. Assembly of beetle communities was primarily constrained by dispersal limitations to colonization. Over 93% of species found within treatments were capable of flight, and functional diversity of beetle communities was higher across all treatments than expected by chance. Once beetles colonized, successful establishment was influenced by heavy metal contamination and mowing frequency, with these disturbances shaping communities based on body size, antennae length, and origin. Colonization of dispersal-limited species could be facilitated by increasing connectivity among greenspaces in cities, while establishment could be enhanced by managing local environmental conditions. Understanding how insect communities are structured in urban ecosystems provides context for observed patterns of biodiversity, advances conservation efforts, and fosters ecosystem services.","container-title":"Ecological Applications","DOI":"10.1002/eap.2191","ISSN":"1939-5582","issue":"8","language":"en","note":"_eprint: https://onlinelibrary.wiley.com/doi/pdf/10.1002/eap.2191","page":"e02191","source":"Wiley Online Library","title":"Disentangling landscape and local drivers of ground-dwelling beetle community assembly in an urban ecosystem","volume":"30","author":[{"family":"Perry","given":"Kayla I."},{"family":"Hoekstra","given":"Nicole C."},{"family":"Delgado de la flor","given":"Yvan A."},{"family":"Gardiner","given":"Mary M."}],"issued":{"date-parts":[["2020"]]}}}],"schema":"https://github.com/citation-style-language/schema/raw/master/csl-citation.json"} </w:instrText>
      </w:r>
      <w:r w:rsidR="00DB727E" w:rsidRPr="00D410E5">
        <w:rPr>
          <w:rFonts w:ascii="Times New Roman" w:hAnsi="Times New Roman" w:cs="Times New Roman"/>
          <w:szCs w:val="24"/>
        </w:rPr>
        <w:fldChar w:fldCharType="separate"/>
      </w:r>
      <w:r w:rsidR="00DB727E" w:rsidRPr="00D410E5">
        <w:rPr>
          <w:rFonts w:ascii="Times New Roman" w:hAnsi="Times New Roman" w:cs="Times New Roman"/>
          <w:szCs w:val="24"/>
        </w:rPr>
        <w:t>(McKinney 2008, Perry et al. 2020)</w:t>
      </w:r>
      <w:r w:rsidR="00DB727E" w:rsidRPr="00D410E5">
        <w:rPr>
          <w:rFonts w:ascii="Times New Roman" w:hAnsi="Times New Roman" w:cs="Times New Roman"/>
          <w:szCs w:val="24"/>
        </w:rPr>
        <w:fldChar w:fldCharType="end"/>
      </w:r>
      <w:r w:rsidR="00DB727E" w:rsidRPr="00D410E5">
        <w:rPr>
          <w:rFonts w:ascii="Times New Roman" w:hAnsi="Times New Roman" w:cs="Times New Roman"/>
          <w:szCs w:val="24"/>
        </w:rPr>
        <w:t xml:space="preserve"> </w:t>
      </w:r>
      <w:r w:rsidRPr="00D410E5">
        <w:rPr>
          <w:rFonts w:ascii="Times New Roman" w:hAnsi="Times New Roman" w:cs="Times New Roman"/>
          <w:szCs w:val="24"/>
        </w:rPr>
        <w:t xml:space="preserve">including bees </w:t>
      </w:r>
      <w:r w:rsidR="00DB727E" w:rsidRPr="00D410E5">
        <w:rPr>
          <w:rFonts w:ascii="Times New Roman" w:hAnsi="Times New Roman" w:cs="Times New Roman"/>
          <w:szCs w:val="24"/>
        </w:rPr>
        <w:fldChar w:fldCharType="begin"/>
      </w:r>
      <w:r w:rsidR="00DB727E" w:rsidRPr="00D410E5">
        <w:rPr>
          <w:rFonts w:ascii="Times New Roman" w:hAnsi="Times New Roman" w:cs="Times New Roman"/>
          <w:szCs w:val="24"/>
        </w:rPr>
        <w:instrText xml:space="preserve"> ADDIN ZOTERO_ITEM CSL_CITATION {"citationID":"C2Z7hdj1","properties":{"formattedCitation":"(Fournier et al. 2020)","plainCitation":"(Fournier et al. 2020)","noteIndex":0},"citationItems":[{"id":884,"uris":["http://zotero.org/users/5582488/items/PHP4Z8DQ"],"itemData":{"id":884,"type":"article-journal","abstract":"Aim Cities worldwide are characterized by unique human stressors that filter species based on their traits, potentially leading to biodiversity loss. The knowledge of which species are filtered and at which scale is important to gain a more mechanistic understanding of urban community assembly and to develop strategies to manage human impact on urban ecosystems. We investigate the ecological mechanisms shaping urban community assembly, taking into account changes across scales, taxa and urban green space types. Location City of Zurich, Switzerland. Taxon Carabid beetles and wild bees. Methods We use a large species occurrence and trait dataset with a high spatial resolution to assess the filtering effect of a medium-sized city on a regional pool of potential colonists. We then assess the filtering from the urban pool to five widely distributed types of urban green spaces. Results We found that our model city selects for functionally similar but taxonomically diverse bee and carabid beetle species from the regional species pool. Within the city, community assembly processes vary among green space types and taxa resulting in important changes in community taxonomic and functional composition. Main conclusions Our findings suggest that urban community assembly is a multi-scale process dominated by the strong environmental filtering from a regional to an urban species pool. This leads to the selection of species pre-adapted to urban conditions. Spatial habitat heterogeneity within and among UGS types can maintain an important taxonomic diversity within cities. However, increasing urban functional diversity would require stronger management efforts that consider regional ecological processes.","container-title":"Journal of Biogeography","DOI":"10.1111/jbi.13772","ISSN":"1365-2699","issue":"3","language":"en","note":"_eprint: https://onlinelibrary.wiley.com/doi/pdf/10.1111/jbi.13772","page":"615-629","source":"Wiley Online Library","title":"The origin of urban communities: From the regional species pool to community assemblages in city","title-short":"The origin of urban communities","volume":"47","author":[{"family":"Fournier","given":"Bertrand"},{"family":"Frey","given":"David"},{"family":"Moretti","given":"Marco"}],"issued":{"date-parts":[["2020"]]}}}],"schema":"https://github.com/citation-style-language/schema/raw/master/csl-citation.json"} </w:instrText>
      </w:r>
      <w:r w:rsidR="00DB727E" w:rsidRPr="00D410E5">
        <w:rPr>
          <w:rFonts w:ascii="Times New Roman" w:hAnsi="Times New Roman" w:cs="Times New Roman"/>
          <w:szCs w:val="24"/>
        </w:rPr>
        <w:fldChar w:fldCharType="separate"/>
      </w:r>
      <w:r w:rsidR="00DB727E" w:rsidRPr="00D410E5">
        <w:rPr>
          <w:rFonts w:ascii="Times New Roman" w:hAnsi="Times New Roman" w:cs="Times New Roman"/>
          <w:szCs w:val="24"/>
        </w:rPr>
        <w:t>(Fournier et al. 2020)</w:t>
      </w:r>
      <w:r w:rsidR="00DB727E" w:rsidRPr="00D410E5">
        <w:rPr>
          <w:rFonts w:ascii="Times New Roman" w:hAnsi="Times New Roman" w:cs="Times New Roman"/>
          <w:szCs w:val="24"/>
        </w:rPr>
        <w:fldChar w:fldCharType="end"/>
      </w:r>
      <w:r w:rsidR="00576F2E" w:rsidRPr="00D410E5">
        <w:rPr>
          <w:rFonts w:ascii="Times New Roman" w:hAnsi="Times New Roman" w:cs="Times New Roman"/>
          <w:szCs w:val="24"/>
        </w:rPr>
        <w:t xml:space="preserve">, with interacting factors at both landscapes and local scales that filter for certain species traits </w:t>
      </w:r>
      <w:r w:rsidR="004656CF" w:rsidRPr="00D410E5">
        <w:rPr>
          <w:rFonts w:ascii="Times New Roman" w:hAnsi="Times New Roman" w:cs="Times New Roman"/>
          <w:szCs w:val="24"/>
        </w:rPr>
        <w:fldChar w:fldCharType="begin"/>
      </w:r>
      <w:r w:rsidR="004656CF" w:rsidRPr="00D410E5">
        <w:rPr>
          <w:rFonts w:ascii="Times New Roman" w:hAnsi="Times New Roman" w:cs="Times New Roman"/>
          <w:szCs w:val="24"/>
        </w:rPr>
        <w:instrText xml:space="preserve"> ADDIN ZOTERO_ITEM CSL_CITATION {"citationID":"7XpX0PqH","properties":{"formattedCitation":"(Ayers and Rehan 2021)","plainCitation":"(Ayers and Rehan 2021)","noteIndex":0},"citationItems":[{"id":229,"uris":["http://zotero.org/users/5582488/items/BR645RTC"],"itemData":{"id":229,"type":"article-journal","abstract":"Urbanization is a major anthropogenic driver of decline for ecologically and economically important taxa including bees. Despite their generally negative impact on pollinators, cities can display a surprising degree of biodiversity compared to other landscapes. The pollinating communities found within these environments, however, tend to be filtered by interacting local and landscape features that comprise the urban matrix. Landscape and local features exert variable influence on pollinators within and across taxa, which ultimately affects community composition in such a way that contributes to functional trait homogenization and reduced phylogenetic diversity. Although previous results are not easily generalizable, bees and pollinators displaying functional trait characteristics such as polylectic diet, cavity-nesting behavior, and later emergence appear most abundant across different examined cities. To preserve particularly vulnerable species, most notably specialists that have become underrepresented within city communities, green spaces like parks and urban gardens have been examined as potential refuges. Such spaces are scattered across the urban matrix and vary in pollinator resource availability. Therefore, ensuring such spaces are optimized for pollinators is imperative. This review examines how urban features affect pollinators in addition to ways these green spaces can be manipulated to promote greater pollinator abundance and diversity.","container-title":"Insects","DOI":"10.3390/insects12020128","ISSN":"2075-4450","issue":"2","language":"en","license":"http://creativecommons.org/licenses/by/3.0/","note":"number: 2\npublisher: Multidisciplinary Digital Publishing Institute","page":"128","source":"www.mdpi.com","title":"Supporting Bees in Cities: How Bees Are Influenced by Local and Landscape Features","title-short":"Supporting Bees in Cities","volume":"12","author":[{"family":"Ayers","given":"Anthony C."},{"family":"Rehan","given":"Sandra M."}],"issued":{"date-parts":[["2021",2]]}}}],"schema":"https://github.com/citation-style-language/schema/raw/master/csl-citation.json"} </w:instrText>
      </w:r>
      <w:r w:rsidR="004656CF" w:rsidRPr="00D410E5">
        <w:rPr>
          <w:rFonts w:ascii="Times New Roman" w:hAnsi="Times New Roman" w:cs="Times New Roman"/>
          <w:szCs w:val="24"/>
        </w:rPr>
        <w:fldChar w:fldCharType="separate"/>
      </w:r>
      <w:r w:rsidR="004656CF" w:rsidRPr="00D410E5">
        <w:rPr>
          <w:rFonts w:ascii="Times New Roman" w:hAnsi="Times New Roman" w:cs="Times New Roman"/>
          <w:szCs w:val="24"/>
        </w:rPr>
        <w:t>(Ayers and Rehan 2021)</w:t>
      </w:r>
      <w:r w:rsidR="004656CF" w:rsidRPr="00D410E5">
        <w:rPr>
          <w:rFonts w:ascii="Times New Roman" w:hAnsi="Times New Roman" w:cs="Times New Roman"/>
          <w:szCs w:val="24"/>
        </w:rPr>
        <w:fldChar w:fldCharType="end"/>
      </w:r>
      <w:r w:rsidR="00576F2E" w:rsidRPr="00D410E5">
        <w:rPr>
          <w:rFonts w:ascii="Times New Roman" w:hAnsi="Times New Roman" w:cs="Times New Roman"/>
          <w:szCs w:val="24"/>
        </w:rPr>
        <w:t xml:space="preserve">. </w:t>
      </w:r>
      <w:r w:rsidRPr="00D410E5">
        <w:rPr>
          <w:rFonts w:ascii="Times New Roman" w:hAnsi="Times New Roman" w:cs="Times New Roman"/>
          <w:szCs w:val="24"/>
        </w:rPr>
        <w:t xml:space="preserve"> </w:t>
      </w:r>
      <w:r w:rsidR="00576F2E" w:rsidRPr="00D410E5">
        <w:rPr>
          <w:rFonts w:ascii="Times New Roman" w:hAnsi="Times New Roman" w:cs="Times New Roman"/>
          <w:szCs w:val="24"/>
        </w:rPr>
        <w:t xml:space="preserve">However, given that there are both landscape and local drivers of bee colonization, it is necessary to assess bee diversity </w:t>
      </w:r>
      <w:r w:rsidR="00987DF5" w:rsidRPr="00D410E5">
        <w:rPr>
          <w:rFonts w:ascii="Times New Roman" w:hAnsi="Times New Roman" w:cs="Times New Roman"/>
          <w:szCs w:val="24"/>
        </w:rPr>
        <w:t xml:space="preserve">through comparison to the regional species pool to get an accurate estimate of how these different scales filtered the species colonizing an area </w:t>
      </w:r>
      <w:r w:rsidR="004656CF" w:rsidRPr="00D410E5">
        <w:rPr>
          <w:rFonts w:ascii="Times New Roman" w:hAnsi="Times New Roman" w:cs="Times New Roman"/>
          <w:szCs w:val="24"/>
        </w:rPr>
        <w:fldChar w:fldCharType="begin"/>
      </w:r>
      <w:r w:rsidR="004656CF" w:rsidRPr="00D410E5">
        <w:rPr>
          <w:rFonts w:ascii="Times New Roman" w:hAnsi="Times New Roman" w:cs="Times New Roman"/>
          <w:szCs w:val="24"/>
        </w:rPr>
        <w:instrText xml:space="preserve"> ADDIN ZOTERO_ITEM CSL_CITATION {"citationID":"GMsMHl4Y","properties":{"formattedCitation":"(de Bello et al. 2012)","plainCitation":"(de Bello et al. 2012)","noteIndex":0},"citationItems":[{"id":913,"uris":["http://zotero.org/users/5582488/items/CVYI7PYJ"],"itemData":{"id":913,"type":"article-journal","abstract":"Functional trait differences among species are increasingly used to infer the effects of biotic and abiotic processes on species coexistence. Commonly, the trait diversity observed within communities is compared to patterns simulated in randomly generated communities based on sampling within a region. The resulting patterns of trait convergence and divergence are assumed to reveal abiotic and biotic processes, respectively. However, biotic processes such as competition can produce both trait divergence and convergence, through either excluding similar species (niche differences, divergence) or excluding dissimilar species (weaker competitor exclusion, convergence). Hence, separating biotic and abiotic processes that can produce identical patterns of trait diversity, or even patterns that neutralize each other, is not feasible with previous methods. We propose an operational framework in which the functional trait dissimilarity within communities (FDcomm) is compared to the corresponding trait dissimilarity expected from the species pool (i.e., functional species pool diversity, FDpool). FDpool includes the set of potential species for a site delimited by the operating environmental and dispersal limitation filters. By applying these filters, the resulting pattern of trait diversity is consistent with biotic processes, i.e., trait divergence (FDcomm &gt; FDpool) indicates niche differentiation, while trait convergence (FDcomm &lt; FDpool) indicates weaker competitor exclusion. To illustrate this framework, with its potential application and constraints, we analyzed both simulated and field data. The functional species pool framework more consistently detected the simulated trait diversity patterns than previous approaches. In the field, using data from plant communities of typical Northern European habitats in Estonia, we found that both niche-based and weaker competitor exclusion influenced community assembly, depending on the traits and community considered. In both simulated and field data, we demonstrated that only by estimating the species pool of a site is it possible to differentiate the patterns of trait dissimilarity produced by operating biotic processes. The framework, which can be applied with both functional and phylogenetic diversity, enables a reinterpretation of community assembly processes. Solving the challenge of defining an appropriate reference species pool for a site can provide a better understanding of community assembly.","container-title":"Ecology","DOI":"10.1890/11-1394.1","ISSN":"1939-9170","issue":"10","language":"en","note":"_eprint: https://onlinelibrary.wiley.com/doi/pdf/10.1890/11-1394.1","page":"2263-2273","source":"Wiley Online Library","title":"Functional species pool framework to test for biotic effects on community assembly","volume":"93","author":[{"family":"Bello","given":"Francesco","non-dropping-particle":"de"},{"family":"Price","given":"Jodi N."},{"family":"Münkemüller","given":"Tamara"},{"family":"Liira","given":"Jaan"},{"family":"Zobel","given":"Martin"},{"family":"Thuiller","given":"Wilfried"},{"family":"Gerhold","given":"Pille"},{"family":"Götzenberger","given":"Lars"},{"family":"Lavergne","given":"Sébastien"},{"family":"Lepš","given":"Jan"},{"family":"Zobel","given":"Kristjan"},{"family":"Pärtel","given":"Meelis"}],"issued":{"date-parts":[["2012"]]}}}],"schema":"https://github.com/citation-style-language/schema/raw/master/csl-citation.json"} </w:instrText>
      </w:r>
      <w:r w:rsidR="004656CF" w:rsidRPr="00D410E5">
        <w:rPr>
          <w:rFonts w:ascii="Times New Roman" w:hAnsi="Times New Roman" w:cs="Times New Roman"/>
          <w:szCs w:val="24"/>
        </w:rPr>
        <w:fldChar w:fldCharType="separate"/>
      </w:r>
      <w:r w:rsidR="004656CF" w:rsidRPr="00D410E5">
        <w:rPr>
          <w:rFonts w:ascii="Times New Roman" w:hAnsi="Times New Roman" w:cs="Times New Roman"/>
          <w:szCs w:val="24"/>
        </w:rPr>
        <w:t>(de Bello et al. 2012)</w:t>
      </w:r>
      <w:r w:rsidR="004656CF" w:rsidRPr="00D410E5">
        <w:rPr>
          <w:rFonts w:ascii="Times New Roman" w:hAnsi="Times New Roman" w:cs="Times New Roman"/>
          <w:szCs w:val="24"/>
        </w:rPr>
        <w:fldChar w:fldCharType="end"/>
      </w:r>
      <w:r w:rsidR="00987DF5" w:rsidRPr="00D410E5">
        <w:rPr>
          <w:rFonts w:ascii="Times New Roman" w:hAnsi="Times New Roman" w:cs="Times New Roman"/>
          <w:szCs w:val="24"/>
        </w:rPr>
        <w:t xml:space="preserve">. </w:t>
      </w:r>
      <w:r w:rsidR="008E51EE" w:rsidRPr="00D410E5">
        <w:rPr>
          <w:rFonts w:ascii="Times New Roman" w:hAnsi="Times New Roman" w:cs="Times New Roman"/>
          <w:szCs w:val="24"/>
        </w:rPr>
        <w:t>Our goal with this study was to compare the bees found in Cleveland to the regional pool of Ohio, to analyze how the taxonomic and functional communities compared to what should be there by random chance. We also aimed to see how the bees that were found in Cleveland were distributed among the landscape based on local and landscape level environmental variables.</w:t>
      </w:r>
      <w:r w:rsidR="00987DF5" w:rsidRPr="00D410E5">
        <w:rPr>
          <w:rFonts w:ascii="Times New Roman" w:hAnsi="Times New Roman" w:cs="Times New Roman"/>
          <w:szCs w:val="24"/>
        </w:rPr>
        <w:t xml:space="preserve"> </w:t>
      </w:r>
      <w:r w:rsidR="00B50978" w:rsidRPr="00D410E5">
        <w:rPr>
          <w:rFonts w:ascii="Times New Roman" w:hAnsi="Times New Roman" w:cs="Times New Roman"/>
          <w:szCs w:val="24"/>
        </w:rPr>
        <w:t xml:space="preserve">Overall, our study provides evidence for the community filtering of species into urban greenspaces based on their functional traits. </w:t>
      </w:r>
      <w:commentRangeEnd w:id="83"/>
      <w:r w:rsidR="000F0249">
        <w:rPr>
          <w:rStyle w:val="CommentReference"/>
        </w:rPr>
        <w:commentReference w:id="83"/>
      </w:r>
    </w:p>
    <w:p w14:paraId="5BB6E2BE" w14:textId="051CF22F" w:rsidR="007D223A" w:rsidRPr="00D410E5" w:rsidRDefault="007D223A" w:rsidP="00F26834">
      <w:pPr>
        <w:spacing w:line="480" w:lineRule="auto"/>
        <w:rPr>
          <w:rFonts w:ascii="Times New Roman" w:hAnsi="Times New Roman" w:cs="Times New Roman"/>
          <w:szCs w:val="24"/>
        </w:rPr>
      </w:pPr>
    </w:p>
    <w:p w14:paraId="2317852A" w14:textId="42A81CDA" w:rsidR="00157E18" w:rsidRPr="00D410E5" w:rsidRDefault="00157E18" w:rsidP="00F26834">
      <w:pPr>
        <w:spacing w:line="480" w:lineRule="auto"/>
        <w:rPr>
          <w:rFonts w:ascii="Times New Roman" w:hAnsi="Times New Roman" w:cs="Times New Roman"/>
          <w:szCs w:val="24"/>
        </w:rPr>
      </w:pPr>
      <w:commentRangeStart w:id="84"/>
      <w:r w:rsidRPr="00D410E5">
        <w:rPr>
          <w:rFonts w:ascii="Times New Roman" w:hAnsi="Times New Roman" w:cs="Times New Roman"/>
          <w:i/>
          <w:iCs/>
          <w:szCs w:val="24"/>
          <w:rPrChange w:id="85" w:author="Perry, Kayla" w:date="2022-07-12T12:53:00Z">
            <w:rPr/>
          </w:rPrChange>
        </w:rPr>
        <w:t>Regional species pool to urban species pool</w:t>
      </w:r>
      <w:commentRangeEnd w:id="84"/>
      <w:r w:rsidR="008D607C" w:rsidRPr="00D410E5">
        <w:rPr>
          <w:rStyle w:val="CommentReference"/>
          <w:rFonts w:ascii="Times New Roman" w:hAnsi="Times New Roman" w:cs="Times New Roman"/>
          <w:sz w:val="24"/>
          <w:szCs w:val="24"/>
        </w:rPr>
        <w:commentReference w:id="84"/>
      </w:r>
      <w:ins w:id="86" w:author="Caralee" w:date="2022-07-13T12:49:00Z">
        <w:r w:rsidR="004A3781" w:rsidRPr="00D410E5">
          <w:rPr>
            <w:rFonts w:ascii="Times New Roman" w:hAnsi="Times New Roman" w:cs="Times New Roman"/>
            <w:szCs w:val="24"/>
          </w:rPr>
          <w:t>,</w:t>
        </w:r>
      </w:ins>
    </w:p>
    <w:p w14:paraId="6B01FD69" w14:textId="064620BD" w:rsidR="00F33CFA" w:rsidRDefault="00555018" w:rsidP="00F33CFA">
      <w:pPr>
        <w:spacing w:line="480" w:lineRule="auto"/>
        <w:ind w:firstLine="720"/>
        <w:rPr>
          <w:ins w:id="87" w:author="Gardiner, Mary" w:date="2022-09-13T08:00:00Z"/>
          <w:rFonts w:ascii="Times New Roman" w:hAnsi="Times New Roman" w:cs="Times New Roman"/>
          <w:szCs w:val="24"/>
        </w:rPr>
      </w:pPr>
      <w:r w:rsidRPr="00D410E5">
        <w:rPr>
          <w:rFonts w:ascii="Times New Roman" w:hAnsi="Times New Roman" w:cs="Times New Roman"/>
          <w:szCs w:val="24"/>
        </w:rPr>
        <w:t xml:space="preserve">We expected to see taxonomic and functional homogenization within the city of Cleveland, based on the </w:t>
      </w:r>
      <w:commentRangeStart w:id="88"/>
      <w:r w:rsidRPr="00D410E5">
        <w:rPr>
          <w:rFonts w:ascii="Times New Roman" w:hAnsi="Times New Roman" w:cs="Times New Roman"/>
          <w:szCs w:val="24"/>
        </w:rPr>
        <w:t>city’s filtering effect</w:t>
      </w:r>
      <w:commentRangeEnd w:id="88"/>
      <w:r w:rsidR="000F0249">
        <w:rPr>
          <w:rStyle w:val="CommentReference"/>
        </w:rPr>
        <w:commentReference w:id="88"/>
      </w:r>
      <w:r w:rsidR="009873A9" w:rsidRPr="00D410E5">
        <w:rPr>
          <w:rFonts w:ascii="Times New Roman" w:hAnsi="Times New Roman" w:cs="Times New Roman"/>
          <w:szCs w:val="24"/>
        </w:rPr>
        <w:t xml:space="preserve">. </w:t>
      </w:r>
      <w:commentRangeStart w:id="89"/>
      <w:r w:rsidRPr="00D410E5">
        <w:rPr>
          <w:rFonts w:ascii="Times New Roman" w:hAnsi="Times New Roman" w:cs="Times New Roman"/>
          <w:szCs w:val="24"/>
        </w:rPr>
        <w:t xml:space="preserve">While SES values indicated that taxonomically biotic homogenization was occurring, the functional beta diversity in the city was </w:t>
      </w:r>
      <w:del w:id="90" w:author="Gardiner, Mary" w:date="2022-09-13T07:59:00Z">
        <w:r w:rsidRPr="00D410E5" w:rsidDel="000F0249">
          <w:rPr>
            <w:rFonts w:ascii="Times New Roman" w:hAnsi="Times New Roman" w:cs="Times New Roman"/>
            <w:szCs w:val="24"/>
          </w:rPr>
          <w:delText xml:space="preserve">actually </w:delText>
        </w:r>
      </w:del>
      <w:r w:rsidRPr="00D410E5">
        <w:rPr>
          <w:rFonts w:ascii="Times New Roman" w:hAnsi="Times New Roman" w:cs="Times New Roman"/>
          <w:szCs w:val="24"/>
        </w:rPr>
        <w:t>greater than expected.</w:t>
      </w:r>
      <w:r w:rsidR="009873A9" w:rsidRPr="00D410E5">
        <w:rPr>
          <w:rFonts w:ascii="Times New Roman" w:hAnsi="Times New Roman" w:cs="Times New Roman"/>
          <w:szCs w:val="24"/>
        </w:rPr>
        <w:t xml:space="preserve"> </w:t>
      </w:r>
      <w:commentRangeEnd w:id="89"/>
      <w:r w:rsidR="000F0249">
        <w:rPr>
          <w:rStyle w:val="CommentReference"/>
        </w:rPr>
        <w:commentReference w:id="89"/>
      </w:r>
      <w:r w:rsidR="009873A9" w:rsidRPr="00D410E5">
        <w:rPr>
          <w:rFonts w:ascii="Times New Roman" w:hAnsi="Times New Roman" w:cs="Times New Roman"/>
          <w:szCs w:val="24"/>
        </w:rPr>
        <w:t xml:space="preserve">Taxonomic homogenization was </w:t>
      </w:r>
      <w:r w:rsidR="00C03CFB" w:rsidRPr="00D410E5">
        <w:rPr>
          <w:rFonts w:ascii="Times New Roman" w:hAnsi="Times New Roman" w:cs="Times New Roman"/>
          <w:szCs w:val="24"/>
        </w:rPr>
        <w:t>expected based on previous literature, as many authors have seen more homogenous</w:t>
      </w:r>
      <w:r w:rsidR="001E38E9" w:rsidRPr="00D410E5">
        <w:rPr>
          <w:rFonts w:ascii="Times New Roman" w:hAnsi="Times New Roman" w:cs="Times New Roman"/>
          <w:szCs w:val="24"/>
        </w:rPr>
        <w:t xml:space="preserve"> </w:t>
      </w:r>
      <w:commentRangeStart w:id="91"/>
      <w:r w:rsidR="004656CF" w:rsidRPr="00D410E5">
        <w:rPr>
          <w:rFonts w:ascii="Times New Roman" w:hAnsi="Times New Roman" w:cs="Times New Roman"/>
          <w:szCs w:val="24"/>
        </w:rPr>
        <w:fldChar w:fldCharType="begin"/>
      </w:r>
      <w:r w:rsidR="004656CF" w:rsidRPr="00D410E5">
        <w:rPr>
          <w:rFonts w:ascii="Times New Roman" w:hAnsi="Times New Roman" w:cs="Times New Roman"/>
          <w:szCs w:val="24"/>
        </w:rPr>
        <w:instrText xml:space="preserve"> ADDIN ZOTERO_ITEM CSL_CITATION {"citationID":"XJCPRAzL","properties":{"formattedCitation":"(Wilson and Jamieson 2019, Theodorou et al. 2020)","plainCitation":"(Wilson and Jamieson 2019, Theodorou et al. 2020)","noteIndex":0},"citationItems":[{"id":156,"uris":["http://zotero.org/users/5582488/items/JXWXNI7U"],"itemData":{"id":156,"type":"article-journal","abstract":"Wild bees are important pollinators in many ecosystems threatened by anthropogenic disturbance. Urban development can reduce and degrade natural habitat for bees and other pollinators. However, some researchers suggest that cities could also provide refuge for bees, given that agricultural intensification may pose a greater risk. In this study, we surveyed bee communities at 15 farms and gardens across an urban-rural gradient in southeastern Michigan, USA to evaluate the effect of urbanization on bees. We examined how floral resources, bee functional traits, temperature, farm size, and the spatial scale of analysis influence bee response to urbanization. We found that urbanization positively affected bee diversity and evenness but had no effect on total abundance or species richness. Additionally, urbanization altered bee community composition via differential effects on bee species and functional groups. More urbanized sites supported a greater number of exotic, above-ground nesting, and solitary bees, but fewer eusocial bees. Blooming plant species richness positively influenced bee species diversity and richness. Furthermore, the amount of available floral resources was positively associated with exotic and eusocial bee abundances. Across sites, nearly 70% of floral resources were provided by exotic plants, most of which are characterized as weedy but not invasive. Our study demonstrates that urbanization can benefit some bee species and negatively impact others. Notably, Bombus and Lasioglossum (Dialictus), were two important pollinator groups negatively affected by urbanization. Our study supports the idea that urban environments can provide valuable habitat for diverse bee communities, but demonstrates that some bees are vulnerable to urbanization. Finally, while our results indicate that increasing the abundance and richness of floral resources could partially compensate for negative effects of urbanization on bees, the effectiveness of such measures may be limited by other factors, such as urban warming.","container-title":"PLoS ONE","DOI":"10.1371/journal.pone.0225852","ISSN":"1932-6203","issue":"12","journalAbbreviation":"PLoS One","note":"PMID: 31790482\nPMCID: PMC6886752","source":"PubMed Central","title":"The effects of urbanization on bee communities depends on floral resource availability and bee functional traits","URL":"https://www.ncbi.nlm.nih.gov/pmc/articles/PMC6886752/","volume":"14","author":[{"family":"Wilson","given":"Caleb J."},{"family":"Jamieson","given":"Mary A."}],"accessed":{"date-parts":[["2020",3,3]]},"issued":{"date-parts":[["2019",12,2]]}}},{"id":878,"uris":["http://zotero.org/users/5582488/items/V45HZF6F"],"itemData":{"id":878,"type":"article-journal","abstract":"Abstract\n            Urbanisation is an important global driver of biodiversity change, negatively impacting some species groups whilst providing opportunities for others. Yet its impact on ecosystem services is poorly investigated. Here, using a replicated experimental design, we test how Central European cities impact flying insects and the ecosystem service of pollination. City sites have lower insect species richness, particularly of Diptera and Lepidoptera, than neighbouring rural sites. In contrast, Hymenoptera, especially bees, show higher species richness and flower visitation rates in cities, where our experimentally derived measure of pollination is correspondingly higher. As well as revealing facets of biodiversity (e.g. phylogenetic diversity) that correlate well with pollination, we also find that ecotones in insect-friendly green cover surrounding both urban and rural sites boost pollination. Appropriately managed cities could enhance the conservation of Hymenoptera and thereby act as hotspots for pollination services that bees provide to wild flowers and crops grown in urban settings.","container-title":"Nature Communications","DOI":"10.1038/s41467-020-14496-6","ISSN":"2041-1723","issue":"1","journalAbbreviation":"Nat Commun","language":"en","page":"576","source":"DOI.org (Crossref)","title":"Urban areas as hotspots for bees and pollination but not a panacea for all insects","volume":"11","author":[{"family":"Theodorou","given":"Panagiotis"},{"family":"Radzevičiūtė","given":"Rita"},{"family":"Lentendu","given":"Guillaume"},{"family":"Kahnt","given":"Belinda"},{"family":"Husemann","given":"Martin"},{"family":"Bleidorn","given":"Christoph"},{"family":"Settele","given":"Josef"},{"family":"Schweiger","given":"Oliver"},{"family":"Grosse","given":"Ivo"},{"family":"Wubet","given":"Tesfaye"},{"family":"Murray","given":"Tomás E."},{"family":"Paxton","given":"Robert J."}],"issued":{"date-parts":[["2020",12]]}}}],"schema":"https://github.com/citation-style-language/schema/raw/master/csl-citation.json"} </w:instrText>
      </w:r>
      <w:r w:rsidR="004656CF" w:rsidRPr="00D410E5">
        <w:rPr>
          <w:rFonts w:ascii="Times New Roman" w:hAnsi="Times New Roman" w:cs="Times New Roman"/>
          <w:szCs w:val="24"/>
        </w:rPr>
        <w:fldChar w:fldCharType="separate"/>
      </w:r>
      <w:r w:rsidR="004656CF" w:rsidRPr="00D410E5">
        <w:rPr>
          <w:rFonts w:ascii="Times New Roman" w:hAnsi="Times New Roman" w:cs="Times New Roman"/>
          <w:szCs w:val="24"/>
        </w:rPr>
        <w:t>(Wilson and Jamieson 2019, Theodorou et al. 2020)</w:t>
      </w:r>
      <w:r w:rsidR="004656CF" w:rsidRPr="00D410E5">
        <w:rPr>
          <w:rFonts w:ascii="Times New Roman" w:hAnsi="Times New Roman" w:cs="Times New Roman"/>
          <w:szCs w:val="24"/>
        </w:rPr>
        <w:fldChar w:fldCharType="end"/>
      </w:r>
      <w:commentRangeEnd w:id="91"/>
      <w:r w:rsidR="000F0249">
        <w:rPr>
          <w:rStyle w:val="CommentReference"/>
        </w:rPr>
        <w:commentReference w:id="91"/>
      </w:r>
      <w:r w:rsidR="001E38E9" w:rsidRPr="00D410E5">
        <w:rPr>
          <w:rFonts w:ascii="Times New Roman" w:hAnsi="Times New Roman" w:cs="Times New Roman"/>
          <w:szCs w:val="24"/>
        </w:rPr>
        <w:t xml:space="preserve">  </w:t>
      </w:r>
      <w:r w:rsidR="001E38E9" w:rsidRPr="00D410E5">
        <w:rPr>
          <w:rFonts w:ascii="Times New Roman" w:hAnsi="Times New Roman" w:cs="Times New Roman"/>
          <w:szCs w:val="24"/>
        </w:rPr>
        <w:lastRenderedPageBreak/>
        <w:t xml:space="preserve">if more species rich </w:t>
      </w:r>
      <w:r w:rsidR="004656CF" w:rsidRPr="00D410E5">
        <w:rPr>
          <w:rFonts w:ascii="Times New Roman" w:hAnsi="Times New Roman" w:cs="Times New Roman"/>
          <w:szCs w:val="24"/>
        </w:rPr>
        <w:fldChar w:fldCharType="begin"/>
      </w:r>
      <w:r w:rsidR="004656CF" w:rsidRPr="00D410E5">
        <w:rPr>
          <w:rFonts w:ascii="Times New Roman" w:hAnsi="Times New Roman" w:cs="Times New Roman"/>
          <w:szCs w:val="24"/>
        </w:rPr>
        <w:instrText xml:space="preserve"> ADDIN ZOTERO_ITEM CSL_CITATION {"citationID":"vo96h3y3","properties":{"formattedCitation":"(Wilson and Jamieson 2019, Theodorou et al. 2020)","plainCitation":"(Wilson and Jamieson 2019, Theodorou et al. 2020)","noteIndex":0},"citationItems":[{"id":156,"uris":["http://zotero.org/users/5582488/items/JXWXNI7U"],"itemData":{"id":156,"type":"article-journal","abstract":"Wild bees are important pollinators in many ecosystems threatened by anthropogenic disturbance. Urban development can reduce and degrade natural habitat for bees and other pollinators. However, some researchers suggest that cities could also provide refuge for bees, given that agricultural intensification may pose a greater risk. In this study, we surveyed bee communities at 15 farms and gardens across an urban-rural gradient in southeastern Michigan, USA to evaluate the effect of urbanization on bees. We examined how floral resources, bee functional traits, temperature, farm size, and the spatial scale of analysis influence bee response to urbanization. We found that urbanization positively affected bee diversity and evenness but had no effect on total abundance or species richness. Additionally, urbanization altered bee community composition via differential effects on bee species and functional groups. More urbanized sites supported a greater number of exotic, above-ground nesting, and solitary bees, but fewer eusocial bees. Blooming plant species richness positively influenced bee species diversity and richness. Furthermore, the amount of available floral resources was positively associated with exotic and eusocial bee abundances. Across sites, nearly 70% of floral resources were provided by exotic plants, most of which are characterized as weedy but not invasive. Our study demonstrates that urbanization can benefit some bee species and negatively impact others. Notably, Bombus and Lasioglossum (Dialictus), were two important pollinator groups negatively affected by urbanization. Our study supports the idea that urban environments can provide valuable habitat for diverse bee communities, but demonstrates that some bees are vulnerable to urbanization. Finally, while our results indicate that increasing the abundance and richness of floral resources could partially compensate for negative effects of urbanization on bees, the effectiveness of such measures may be limited by other factors, such as urban warming.","container-title":"PLoS ONE","DOI":"10.1371/journal.pone.0225852","ISSN":"1932-6203","issue":"12","journalAbbreviation":"PLoS One","note":"PMID: 31790482\nPMCID: PMC6886752","source":"PubMed Central","title":"The effects of urbanization on bee communities depends on floral resource availability and bee functional traits","URL":"https://www.ncbi.nlm.nih.gov/pmc/articles/PMC6886752/","volume":"14","author":[{"family":"Wilson","given":"Caleb J."},{"family":"Jamieson","given":"Mary A."}],"accessed":{"date-parts":[["2020",3,3]]},"issued":{"date-parts":[["2019",12,2]]}}},{"id":878,"uris":["http://zotero.org/users/5582488/items/V45HZF6F"],"itemData":{"id":878,"type":"article-journal","abstract":"Abstract\n            Urbanisation is an important global driver of biodiversity change, negatively impacting some species groups whilst providing opportunities for others. Yet its impact on ecosystem services is poorly investigated. Here, using a replicated experimental design, we test how Central European cities impact flying insects and the ecosystem service of pollination. City sites have lower insect species richness, particularly of Diptera and Lepidoptera, than neighbouring rural sites. In contrast, Hymenoptera, especially bees, show higher species richness and flower visitation rates in cities, where our experimentally derived measure of pollination is correspondingly higher. As well as revealing facets of biodiversity (e.g. phylogenetic diversity) that correlate well with pollination, we also find that ecotones in insect-friendly green cover surrounding both urban and rural sites boost pollination. Appropriately managed cities could enhance the conservation of Hymenoptera and thereby act as hotspots for pollination services that bees provide to wild flowers and crops grown in urban settings.","container-title":"Nature Communications","DOI":"10.1038/s41467-020-14496-6","ISSN":"2041-1723","issue":"1","journalAbbreviation":"Nat Commun","language":"en","page":"576","source":"DOI.org (Crossref)","title":"Urban areas as hotspots for bees and pollination but not a panacea for all insects","volume":"11","author":[{"family":"Theodorou","given":"Panagiotis"},{"family":"Radzevičiūtė","given":"Rita"},{"family":"Lentendu","given":"Guillaume"},{"family":"Kahnt","given":"Belinda"},{"family":"Husemann","given":"Martin"},{"family":"Bleidorn","given":"Christoph"},{"family":"Settele","given":"Josef"},{"family":"Schweiger","given":"Oliver"},{"family":"Grosse","given":"Ivo"},{"family":"Wubet","given":"Tesfaye"},{"family":"Murray","given":"Tomás E."},{"family":"Paxton","given":"Robert J."}],"issued":{"date-parts":[["2020",12]]}}}],"schema":"https://github.com/citation-style-language/schema/raw/master/csl-citation.json"} </w:instrText>
      </w:r>
      <w:r w:rsidR="004656CF" w:rsidRPr="00D410E5">
        <w:rPr>
          <w:rFonts w:ascii="Times New Roman" w:hAnsi="Times New Roman" w:cs="Times New Roman"/>
          <w:szCs w:val="24"/>
        </w:rPr>
        <w:fldChar w:fldCharType="separate"/>
      </w:r>
      <w:r w:rsidR="004656CF" w:rsidRPr="00D410E5">
        <w:rPr>
          <w:rFonts w:ascii="Times New Roman" w:hAnsi="Times New Roman" w:cs="Times New Roman"/>
          <w:szCs w:val="24"/>
        </w:rPr>
        <w:t>(Wilson and Jamieson 2019, Theodorou et al. 2020)</w:t>
      </w:r>
      <w:r w:rsidR="004656CF" w:rsidRPr="00D410E5">
        <w:rPr>
          <w:rFonts w:ascii="Times New Roman" w:hAnsi="Times New Roman" w:cs="Times New Roman"/>
          <w:szCs w:val="24"/>
        </w:rPr>
        <w:fldChar w:fldCharType="end"/>
      </w:r>
      <w:r w:rsidR="00C03CFB" w:rsidRPr="00D410E5">
        <w:rPr>
          <w:rFonts w:ascii="Times New Roman" w:hAnsi="Times New Roman" w:cs="Times New Roman"/>
          <w:szCs w:val="24"/>
        </w:rPr>
        <w:t xml:space="preserve"> bee communities in urban environments</w:t>
      </w:r>
      <w:r w:rsidR="001E38E9" w:rsidRPr="00D410E5">
        <w:rPr>
          <w:rFonts w:ascii="Times New Roman" w:hAnsi="Times New Roman" w:cs="Times New Roman"/>
          <w:szCs w:val="24"/>
        </w:rPr>
        <w:t>.</w:t>
      </w:r>
      <w:r w:rsidR="00C03CFB" w:rsidRPr="00D410E5">
        <w:rPr>
          <w:rFonts w:ascii="Times New Roman" w:hAnsi="Times New Roman" w:cs="Times New Roman"/>
          <w:szCs w:val="24"/>
        </w:rPr>
        <w:t xml:space="preserve"> </w:t>
      </w:r>
      <w:ins w:id="92" w:author="Gardiner, Mary" w:date="2022-09-13T08:00:00Z">
        <w:r w:rsidR="000F0249">
          <w:rPr>
            <w:rFonts w:ascii="Times New Roman" w:hAnsi="Times New Roman" w:cs="Times New Roman"/>
            <w:szCs w:val="24"/>
          </w:rPr>
          <w:t xml:space="preserve">For example… </w:t>
        </w:r>
      </w:ins>
    </w:p>
    <w:p w14:paraId="4B62A2FD" w14:textId="172B9CA0" w:rsidR="000F0249" w:rsidRDefault="000F0249" w:rsidP="00F33CFA">
      <w:pPr>
        <w:spacing w:line="480" w:lineRule="auto"/>
        <w:ind w:firstLine="720"/>
        <w:rPr>
          <w:ins w:id="93" w:author="Gardiner, Mary" w:date="2022-09-13T08:00:00Z"/>
          <w:rFonts w:ascii="Times New Roman" w:hAnsi="Times New Roman" w:cs="Times New Roman"/>
          <w:szCs w:val="24"/>
        </w:rPr>
      </w:pPr>
    </w:p>
    <w:p w14:paraId="7F246D61" w14:textId="77777777" w:rsidR="000F0249" w:rsidRPr="00D410E5" w:rsidRDefault="000F0249" w:rsidP="00F33CFA">
      <w:pPr>
        <w:spacing w:line="480" w:lineRule="auto"/>
        <w:ind w:firstLine="720"/>
        <w:rPr>
          <w:rFonts w:ascii="Times New Roman" w:hAnsi="Times New Roman" w:cs="Times New Roman"/>
          <w:szCs w:val="24"/>
        </w:rPr>
      </w:pPr>
    </w:p>
    <w:p w14:paraId="1959FEB0" w14:textId="77777777" w:rsidR="00F64483" w:rsidRPr="00D410E5" w:rsidRDefault="00F64483" w:rsidP="00F33CFA">
      <w:pPr>
        <w:spacing w:line="480" w:lineRule="auto"/>
        <w:ind w:firstLine="720"/>
        <w:rPr>
          <w:ins w:id="94" w:author="Shepard, Caralee A." w:date="2022-08-03T11:03:00Z"/>
          <w:rFonts w:ascii="Times New Roman" w:hAnsi="Times New Roman" w:cs="Times New Roman"/>
          <w:szCs w:val="24"/>
        </w:rPr>
      </w:pPr>
    </w:p>
    <w:p w14:paraId="3E847FBE" w14:textId="187D1DBF" w:rsidR="00461301" w:rsidRPr="00D410E5" w:rsidRDefault="00F64483" w:rsidP="00F33CFA">
      <w:pPr>
        <w:spacing w:line="480" w:lineRule="auto"/>
        <w:ind w:firstLine="720"/>
        <w:rPr>
          <w:ins w:id="95" w:author="Shepard, Caralee A." w:date="2022-07-27T10:21:00Z"/>
          <w:rFonts w:ascii="Times New Roman" w:hAnsi="Times New Roman" w:cs="Times New Roman"/>
          <w:szCs w:val="24"/>
        </w:rPr>
      </w:pPr>
      <w:commentRangeStart w:id="96"/>
      <w:ins w:id="97" w:author="Shepard, Caralee A." w:date="2022-08-03T11:04:00Z">
        <w:r w:rsidRPr="00D410E5">
          <w:rPr>
            <w:rFonts w:ascii="Times New Roman" w:hAnsi="Times New Roman" w:cs="Times New Roman"/>
            <w:szCs w:val="24"/>
          </w:rPr>
          <w:t xml:space="preserve">Not sure I should include this one. It doesn’t currently fit </w:t>
        </w:r>
      </w:ins>
      <w:r w:rsidR="009145F2" w:rsidRPr="00D410E5">
        <w:rPr>
          <w:rFonts w:ascii="Times New Roman" w:hAnsi="Times New Roman" w:cs="Times New Roman"/>
          <w:szCs w:val="24"/>
        </w:rPr>
        <w:fldChar w:fldCharType="begin"/>
      </w:r>
      <w:r w:rsidR="009145F2" w:rsidRPr="00D410E5">
        <w:rPr>
          <w:rFonts w:ascii="Times New Roman" w:hAnsi="Times New Roman" w:cs="Times New Roman"/>
          <w:szCs w:val="24"/>
        </w:rPr>
        <w:instrText xml:space="preserve"> ADDIN ZOTERO_ITEM CSL_CITATION {"citationID":"dhLp5pYi","properties":{"formattedCitation":"(Harrison et al. 2018)","plainCitation":"(Harrison et al. 2018)","noteIndex":0},"citationItems":[{"id":916,"uris":["http://zotero.org/users/5582488/items/DN45JRYB"],"itemData":{"id":916,"type":"article-journal","container-title":"Global Ecology and Biogeography","DOI":"10.1111/geb.12822","ISSN":"1466822X","issue":"12","journalAbbreviation":"Global Ecol Biogeogr","language":"en","page":"1457-1466","source":"DOI.org (Crossref)","title":"Phylogenetic homogenization of bee communities across ecoregions: XXXX","title-short":"Phylogenetic homogenization of bee communities across ecoregions","volume":"27","author":[{"family":"Harrison","given":"Tina"},{"family":"Gibbs","given":"Jason"},{"family":"Winfree","given":"Rachael"}],"issued":{"date-parts":[["2018",12]]}}}],"schema":"https://github.com/citation-style-language/schema/raw/master/csl-citation.json"} </w:instrText>
      </w:r>
      <w:r w:rsidR="009145F2" w:rsidRPr="00D410E5">
        <w:rPr>
          <w:rFonts w:ascii="Times New Roman" w:hAnsi="Times New Roman" w:cs="Times New Roman"/>
          <w:szCs w:val="24"/>
        </w:rPr>
        <w:fldChar w:fldCharType="separate"/>
      </w:r>
      <w:r w:rsidR="009145F2" w:rsidRPr="00D410E5">
        <w:rPr>
          <w:rFonts w:ascii="Times New Roman" w:hAnsi="Times New Roman" w:cs="Times New Roman"/>
          <w:szCs w:val="24"/>
        </w:rPr>
        <w:t>(Harrison et al. 2018)</w:t>
      </w:r>
      <w:r w:rsidR="009145F2" w:rsidRPr="00D410E5">
        <w:rPr>
          <w:rFonts w:ascii="Times New Roman" w:hAnsi="Times New Roman" w:cs="Times New Roman"/>
          <w:szCs w:val="24"/>
        </w:rPr>
        <w:fldChar w:fldCharType="end"/>
      </w:r>
      <w:ins w:id="98" w:author="Shepard, Caralee A." w:date="2022-07-27T12:40:00Z">
        <w:r w:rsidR="00461301" w:rsidRPr="00D410E5">
          <w:rPr>
            <w:rFonts w:ascii="Times New Roman" w:hAnsi="Times New Roman" w:cs="Times New Roman"/>
            <w:szCs w:val="24"/>
          </w:rPr>
          <w:t xml:space="preserve">did not see more biotic homogenization in anthropogenic sites compared to forest or agricultural </w:t>
        </w:r>
      </w:ins>
      <w:ins w:id="99" w:author="Shepard, Caralee A." w:date="2022-07-27T12:41:00Z">
        <w:r w:rsidR="00461301" w:rsidRPr="00D410E5">
          <w:rPr>
            <w:rFonts w:ascii="Times New Roman" w:hAnsi="Times New Roman" w:cs="Times New Roman"/>
            <w:szCs w:val="24"/>
          </w:rPr>
          <w:t>sites in the same region</w:t>
        </w:r>
      </w:ins>
      <w:ins w:id="100" w:author="Shepard, Caralee A." w:date="2022-07-27T12:42:00Z">
        <w:r w:rsidR="00461301" w:rsidRPr="00D410E5">
          <w:rPr>
            <w:rFonts w:ascii="Times New Roman" w:hAnsi="Times New Roman" w:cs="Times New Roman"/>
            <w:szCs w:val="24"/>
          </w:rPr>
          <w:t xml:space="preserve"> at a species level, though they did see it at a phylogenetic level (forest and agricultural sites were more differentiated and urban sites were less differentiated </w:t>
        </w:r>
      </w:ins>
      <w:ins w:id="101" w:author="Shepard, Caralee A." w:date="2022-07-27T12:43:00Z">
        <w:r w:rsidR="00461301" w:rsidRPr="00D410E5">
          <w:rPr>
            <w:rFonts w:ascii="Times New Roman" w:hAnsi="Times New Roman" w:cs="Times New Roman"/>
            <w:szCs w:val="24"/>
          </w:rPr>
          <w:t xml:space="preserve">than expected </w:t>
        </w:r>
        <w:proofErr w:type="spellStart"/>
        <w:r w:rsidR="00461301" w:rsidRPr="00D410E5">
          <w:rPr>
            <w:rFonts w:ascii="Times New Roman" w:hAnsi="Times New Roman" w:cs="Times New Roman"/>
            <w:szCs w:val="24"/>
          </w:rPr>
          <w:t>and than</w:t>
        </w:r>
        <w:proofErr w:type="spellEnd"/>
        <w:r w:rsidR="00461301" w:rsidRPr="00D410E5">
          <w:rPr>
            <w:rFonts w:ascii="Times New Roman" w:hAnsi="Times New Roman" w:cs="Times New Roman"/>
            <w:szCs w:val="24"/>
          </w:rPr>
          <w:t xml:space="preserve"> the other site types). </w:t>
        </w:r>
      </w:ins>
      <w:commentRangeEnd w:id="96"/>
      <w:r w:rsidR="00503422">
        <w:rPr>
          <w:rStyle w:val="CommentReference"/>
        </w:rPr>
        <w:commentReference w:id="96"/>
      </w:r>
    </w:p>
    <w:p w14:paraId="3C0A5932" w14:textId="4AE878A8" w:rsidR="001A2669" w:rsidRPr="00D410E5" w:rsidRDefault="001A2669" w:rsidP="007676DA">
      <w:pPr>
        <w:spacing w:line="480" w:lineRule="auto"/>
        <w:ind w:firstLine="720"/>
        <w:rPr>
          <w:rFonts w:ascii="Times New Roman" w:hAnsi="Times New Roman" w:cs="Times New Roman"/>
          <w:szCs w:val="24"/>
        </w:rPr>
      </w:pPr>
    </w:p>
    <w:p w14:paraId="3421BB78" w14:textId="1C14BAE7" w:rsidR="00C24946" w:rsidRPr="00D410E5" w:rsidRDefault="00157E18" w:rsidP="007676DA">
      <w:pPr>
        <w:spacing w:line="480" w:lineRule="auto"/>
        <w:ind w:firstLine="720"/>
        <w:rPr>
          <w:ins w:id="102" w:author="Perry, Kayla" w:date="2022-07-12T12:55:00Z"/>
          <w:rFonts w:ascii="Times New Roman" w:hAnsi="Times New Roman" w:cs="Times New Roman"/>
          <w:szCs w:val="24"/>
        </w:rPr>
      </w:pPr>
      <w:commentRangeStart w:id="103"/>
      <w:commentRangeStart w:id="104"/>
      <w:r w:rsidRPr="00D410E5">
        <w:rPr>
          <w:rFonts w:ascii="Times New Roman" w:hAnsi="Times New Roman" w:cs="Times New Roman"/>
          <w:szCs w:val="24"/>
        </w:rPr>
        <w:t xml:space="preserve">We hypothesized that several functional groups of bees would be represented at a </w:t>
      </w:r>
      <w:commentRangeEnd w:id="103"/>
      <w:r w:rsidR="001A2669" w:rsidRPr="00D410E5">
        <w:rPr>
          <w:rStyle w:val="CommentReference"/>
          <w:rFonts w:ascii="Times New Roman" w:hAnsi="Times New Roman" w:cs="Times New Roman"/>
          <w:sz w:val="24"/>
          <w:szCs w:val="24"/>
        </w:rPr>
        <w:commentReference w:id="103"/>
      </w:r>
      <w:r w:rsidRPr="00D410E5">
        <w:rPr>
          <w:rFonts w:ascii="Times New Roman" w:hAnsi="Times New Roman" w:cs="Times New Roman"/>
          <w:szCs w:val="24"/>
        </w:rPr>
        <w:t xml:space="preserve">larger proportion than expected in the city of Cleveland, because the city would select for generalist, larger, cavity nesting, and nonnative bee species. </w:t>
      </w:r>
      <w:r w:rsidR="004442BB" w:rsidRPr="00D410E5">
        <w:rPr>
          <w:rFonts w:ascii="Times New Roman" w:hAnsi="Times New Roman" w:cs="Times New Roman"/>
          <w:szCs w:val="24"/>
        </w:rPr>
        <w:t xml:space="preserve">We found that every functional group measured made up a significantly different proportion of the bee community in the city of Cleveland than </w:t>
      </w:r>
      <w:r w:rsidR="00D02E2D" w:rsidRPr="00D410E5">
        <w:rPr>
          <w:rFonts w:ascii="Times New Roman" w:hAnsi="Times New Roman" w:cs="Times New Roman"/>
          <w:szCs w:val="24"/>
        </w:rPr>
        <w:t xml:space="preserve">null model expectations, contributing to a higher functional diversity than predicted (Table 1). As we hypothesized, there was a greater representation of generalist </w:t>
      </w:r>
      <w:r w:rsidR="009145F2" w:rsidRPr="00D410E5">
        <w:rPr>
          <w:rFonts w:ascii="Times New Roman" w:hAnsi="Times New Roman" w:cs="Times New Roman"/>
          <w:szCs w:val="24"/>
        </w:rPr>
        <w:fldChar w:fldCharType="begin"/>
      </w:r>
      <w:r w:rsidR="009145F2" w:rsidRPr="00D410E5">
        <w:rPr>
          <w:rFonts w:ascii="Times New Roman" w:hAnsi="Times New Roman" w:cs="Times New Roman"/>
          <w:szCs w:val="24"/>
        </w:rPr>
        <w:instrText xml:space="preserve"> ADDIN ZOTERO_ITEM CSL_CITATION {"citationID":"l3xNIUTj","properties":{"formattedCitation":"(Fournier et al. 2020)","plainCitation":"(Fournier et al. 2020)","noteIndex":0},"citationItems":[{"id":884,"uris":["http://zotero.org/users/5582488/items/PHP4Z8DQ"],"itemData":{"id":884,"type":"article-journal","abstract":"Aim Cities worldwide are characterized by unique human stressors that filter species based on their traits, potentially leading to biodiversity loss. The knowledge of which species are filtered and at which scale is important to gain a more mechanistic understanding of urban community assembly and to develop strategies to manage human impact on urban ecosystems. We investigate the ecological mechanisms shaping urban community assembly, taking into account changes across scales, taxa and urban green space types. Location City of Zurich, Switzerland. Taxon Carabid beetles and wild bees. Methods We use a large species occurrence and trait dataset with a high spatial resolution to assess the filtering effect of a medium-sized city on a regional pool of potential colonists. We then assess the filtering from the urban pool to five widely distributed types of urban green spaces. Results We found that our model city selects for functionally similar but taxonomically diverse bee and carabid beetle species from the regional species pool. Within the city, community assembly processes vary among green space types and taxa resulting in important changes in community taxonomic and functional composition. Main conclusions Our findings suggest that urban community assembly is a multi-scale process dominated by the strong environmental filtering from a regional to an urban species pool. This leads to the selection of species pre-adapted to urban conditions. Spatial habitat heterogeneity within and among UGS types can maintain an important taxonomic diversity within cities. However, increasing urban functional diversity would require stronger management efforts that consider regional ecological processes.","container-title":"Journal of Biogeography","DOI":"10.1111/jbi.13772","ISSN":"1365-2699","issue":"3","language":"en","note":"_eprint: https://onlinelibrary.wiley.com/doi/pdf/10.1111/jbi.13772","page":"615-629","source":"Wiley Online Library","title":"The origin of urban communities: From the regional species pool to community assemblages in city","title-short":"The origin of urban communities","volume":"47","author":[{"family":"Fournier","given":"Bertrand"},{"family":"Frey","given":"David"},{"family":"Moretti","given":"Marco"}],"issued":{"date-parts":[["2020"]]}}}],"schema":"https://github.com/citation-style-language/schema/raw/master/csl-citation.json"} </w:instrText>
      </w:r>
      <w:r w:rsidR="009145F2" w:rsidRPr="00D410E5">
        <w:rPr>
          <w:rFonts w:ascii="Times New Roman" w:hAnsi="Times New Roman" w:cs="Times New Roman"/>
          <w:szCs w:val="24"/>
        </w:rPr>
        <w:fldChar w:fldCharType="separate"/>
      </w:r>
      <w:r w:rsidR="009145F2" w:rsidRPr="00D410E5">
        <w:rPr>
          <w:rFonts w:ascii="Times New Roman" w:hAnsi="Times New Roman" w:cs="Times New Roman"/>
          <w:szCs w:val="24"/>
        </w:rPr>
        <w:t>(Fournier et al. 2020)</w:t>
      </w:r>
      <w:r w:rsidR="009145F2" w:rsidRPr="00D410E5">
        <w:rPr>
          <w:rFonts w:ascii="Times New Roman" w:hAnsi="Times New Roman" w:cs="Times New Roman"/>
          <w:szCs w:val="24"/>
        </w:rPr>
        <w:fldChar w:fldCharType="end"/>
      </w:r>
      <w:r w:rsidR="009145F2" w:rsidRPr="00D410E5">
        <w:rPr>
          <w:rFonts w:ascii="Times New Roman" w:hAnsi="Times New Roman" w:cs="Times New Roman"/>
          <w:szCs w:val="24"/>
        </w:rPr>
        <w:t xml:space="preserve"> </w:t>
      </w:r>
      <w:ins w:id="105" w:author="Shepard, Caralee A." w:date="2022-07-27T12:56:00Z">
        <w:r w:rsidR="005340A7" w:rsidRPr="00D410E5">
          <w:rPr>
            <w:rFonts w:ascii="Times New Roman" w:hAnsi="Times New Roman" w:cs="Times New Roman"/>
            <w:szCs w:val="24"/>
          </w:rPr>
          <w:t xml:space="preserve">found more generalists) </w:t>
        </w:r>
      </w:ins>
      <w:r w:rsidR="00D02E2D" w:rsidRPr="00D410E5">
        <w:rPr>
          <w:rFonts w:ascii="Times New Roman" w:hAnsi="Times New Roman" w:cs="Times New Roman"/>
          <w:szCs w:val="24"/>
        </w:rPr>
        <w:t xml:space="preserve">and nonnative bee species in Cleveland’s urban bee community (Table </w:t>
      </w:r>
      <w:commentRangeStart w:id="106"/>
      <w:r w:rsidR="00D02E2D" w:rsidRPr="00D410E5">
        <w:rPr>
          <w:rFonts w:ascii="Times New Roman" w:hAnsi="Times New Roman" w:cs="Times New Roman"/>
          <w:szCs w:val="24"/>
        </w:rPr>
        <w:t>2</w:t>
      </w:r>
      <w:commentRangeEnd w:id="106"/>
      <w:r w:rsidR="00503422">
        <w:rPr>
          <w:rStyle w:val="CommentReference"/>
        </w:rPr>
        <w:commentReference w:id="106"/>
      </w:r>
      <w:r w:rsidR="00D02E2D" w:rsidRPr="00D410E5">
        <w:rPr>
          <w:rFonts w:ascii="Times New Roman" w:hAnsi="Times New Roman" w:cs="Times New Roman"/>
          <w:szCs w:val="24"/>
        </w:rPr>
        <w:t>)</w:t>
      </w:r>
      <w:r w:rsidR="00477D4C" w:rsidRPr="00D410E5">
        <w:rPr>
          <w:rFonts w:ascii="Times New Roman" w:hAnsi="Times New Roman" w:cs="Times New Roman"/>
          <w:szCs w:val="24"/>
        </w:rPr>
        <w:t xml:space="preserve">. </w:t>
      </w:r>
      <w:ins w:id="107" w:author="Shepard, Caralee A." w:date="2022-07-27T10:30:00Z">
        <w:r w:rsidR="008E2205" w:rsidRPr="00D410E5">
          <w:rPr>
            <w:rFonts w:ascii="Times New Roman" w:hAnsi="Times New Roman" w:cs="Times New Roman"/>
            <w:szCs w:val="24"/>
          </w:rPr>
          <w:t>(This makes sense based o</w:t>
        </w:r>
      </w:ins>
      <w:r w:rsidR="009145F2" w:rsidRPr="00D410E5">
        <w:rPr>
          <w:rFonts w:ascii="Times New Roman" w:hAnsi="Times New Roman" w:cs="Times New Roman"/>
          <w:szCs w:val="24"/>
        </w:rPr>
        <w:t>n</w:t>
      </w:r>
      <w:ins w:id="108" w:author="Shepard, Caralee A." w:date="2022-07-27T10:30:00Z">
        <w:r w:rsidR="008E2205" w:rsidRPr="00D410E5">
          <w:rPr>
            <w:rFonts w:ascii="Times New Roman" w:hAnsi="Times New Roman" w:cs="Times New Roman"/>
            <w:szCs w:val="24"/>
          </w:rPr>
          <w:t xml:space="preserve"> </w:t>
        </w:r>
      </w:ins>
      <w:r w:rsidR="009145F2" w:rsidRPr="00D410E5">
        <w:rPr>
          <w:rFonts w:ascii="Times New Roman" w:hAnsi="Times New Roman" w:cs="Times New Roman"/>
          <w:szCs w:val="24"/>
        </w:rPr>
        <w:fldChar w:fldCharType="begin"/>
      </w:r>
      <w:r w:rsidR="009145F2" w:rsidRPr="00D410E5">
        <w:rPr>
          <w:rFonts w:ascii="Times New Roman" w:hAnsi="Times New Roman" w:cs="Times New Roman"/>
          <w:szCs w:val="24"/>
        </w:rPr>
        <w:instrText xml:space="preserve"> ADDIN ZOTERO_ITEM CSL_CITATION {"citationID":"mjpDmH13","properties":{"formattedCitation":"(Wilson and Jamieson 2019)","plainCitation":"(Wilson and Jamieson 2019)","noteIndex":0},"citationItems":[{"id":156,"uris":["http://zotero.org/users/5582488/items/JXWXNI7U"],"itemData":{"id":156,"type":"article-journal","abstract":"Wild bees are important pollinators in many ecosystems threatened by anthropogenic disturbance. Urban development can reduce and degrade natural habitat for bees and other pollinators. However, some researchers suggest that cities could also provide refuge for bees, given that agricultural intensification may pose a greater risk. In this study, we surveyed bee communities at 15 farms and gardens across an urban-rural gradient in southeastern Michigan, USA to evaluate the effect of urbanization on bees. We examined how floral resources, bee functional traits, temperature, farm size, and the spatial scale of analysis influence bee response to urbanization. We found that urbanization positively affected bee diversity and evenness but had no effect on total abundance or species richness. Additionally, urbanization altered bee community composition via differential effects on bee species and functional groups. More urbanized sites supported a greater number of exotic, above-ground nesting, and solitary bees, but fewer eusocial bees. Blooming plant species richness positively influenced bee species diversity and richness. Furthermore, the amount of available floral resources was positively associated with exotic and eusocial bee abundances. Across sites, nearly 70% of floral resources were provided by exotic plants, most of which are characterized as weedy but not invasive. Our study demonstrates that urbanization can benefit some bee species and negatively impact others. Notably, Bombus and Lasioglossum (Dialictus), were two important pollinator groups negatively affected by urbanization. Our study supports the idea that urban environments can provide valuable habitat for diverse bee communities, but demonstrates that some bees are vulnerable to urbanization. Finally, while our results indicate that increasing the abundance and richness of floral resources could partially compensate for negative effects of urbanization on bees, the effectiveness of such measures may be limited by other factors, such as urban warming.","container-title":"PLoS ONE","DOI":"10.1371/journal.pone.0225852","ISSN":"1932-6203","issue":"12","journalAbbreviation":"PLoS One","note":"PMID: 31790482\nPMCID: PMC6886752","source":"PubMed Central","title":"The effects of urbanization on bee communities depends on floral resource availability and bee functional traits","URL":"https://www.ncbi.nlm.nih.gov/pmc/articles/PMC6886752/","volume":"14","author":[{"family":"Wilson","given":"Caleb J."},{"family":"Jamieson","given":"Mary A."}],"accessed":{"date-parts":[["2020",3,3]]},"issued":{"date-parts":[["2019",12,2]]}}}],"schema":"https://github.com/citation-style-language/schema/raw/master/csl-citation.json"} </w:instrText>
      </w:r>
      <w:r w:rsidR="009145F2" w:rsidRPr="00D410E5">
        <w:rPr>
          <w:rFonts w:ascii="Times New Roman" w:hAnsi="Times New Roman" w:cs="Times New Roman"/>
          <w:szCs w:val="24"/>
        </w:rPr>
        <w:fldChar w:fldCharType="separate"/>
      </w:r>
      <w:r w:rsidR="009145F2" w:rsidRPr="00D410E5">
        <w:rPr>
          <w:rFonts w:ascii="Times New Roman" w:hAnsi="Times New Roman" w:cs="Times New Roman"/>
          <w:szCs w:val="24"/>
        </w:rPr>
        <w:t>(Wilson and Jamieson 2019)</w:t>
      </w:r>
      <w:r w:rsidR="009145F2" w:rsidRPr="00D410E5">
        <w:rPr>
          <w:rFonts w:ascii="Times New Roman" w:hAnsi="Times New Roman" w:cs="Times New Roman"/>
          <w:szCs w:val="24"/>
        </w:rPr>
        <w:fldChar w:fldCharType="end"/>
      </w:r>
      <w:r w:rsidR="009145F2" w:rsidRPr="00D410E5">
        <w:rPr>
          <w:rFonts w:ascii="Times New Roman" w:hAnsi="Times New Roman" w:cs="Times New Roman"/>
          <w:szCs w:val="24"/>
        </w:rPr>
        <w:t xml:space="preserve"> </w:t>
      </w:r>
      <w:ins w:id="109" w:author="Shepard, Caralee A." w:date="2022-07-27T10:30:00Z">
        <w:r w:rsidR="008E2205" w:rsidRPr="00D410E5">
          <w:rPr>
            <w:rFonts w:ascii="Times New Roman" w:hAnsi="Times New Roman" w:cs="Times New Roman"/>
            <w:szCs w:val="24"/>
          </w:rPr>
          <w:t>who found a very positive relationship between exotic b</w:t>
        </w:r>
      </w:ins>
      <w:ins w:id="110" w:author="Shepard, Caralee A." w:date="2022-07-27T10:31:00Z">
        <w:r w:rsidR="008E2205" w:rsidRPr="00D410E5">
          <w:rPr>
            <w:rFonts w:ascii="Times New Roman" w:hAnsi="Times New Roman" w:cs="Times New Roman"/>
            <w:szCs w:val="24"/>
          </w:rPr>
          <w:t>ees and urbanization )</w:t>
        </w:r>
      </w:ins>
      <w:r w:rsidR="00477D4C" w:rsidRPr="00D410E5">
        <w:rPr>
          <w:rFonts w:ascii="Times New Roman" w:hAnsi="Times New Roman" w:cs="Times New Roman"/>
          <w:szCs w:val="24"/>
        </w:rPr>
        <w:t>There was also a greater amount of cavity nesting bee species than expected</w:t>
      </w:r>
      <w:ins w:id="111" w:author="Shepard, Caralee A." w:date="2022-07-27T12:56:00Z">
        <w:r w:rsidR="005340A7" w:rsidRPr="00D410E5">
          <w:rPr>
            <w:rFonts w:ascii="Times New Roman" w:hAnsi="Times New Roman" w:cs="Times New Roman"/>
            <w:szCs w:val="24"/>
          </w:rPr>
          <w:t xml:space="preserve"> </w:t>
        </w:r>
      </w:ins>
      <w:r w:rsidR="009145F2" w:rsidRPr="00D410E5">
        <w:rPr>
          <w:rFonts w:ascii="Times New Roman" w:hAnsi="Times New Roman" w:cs="Times New Roman"/>
          <w:szCs w:val="24"/>
        </w:rPr>
        <w:fldChar w:fldCharType="begin"/>
      </w:r>
      <w:r w:rsidR="009145F2" w:rsidRPr="00D410E5">
        <w:rPr>
          <w:rFonts w:ascii="Times New Roman" w:hAnsi="Times New Roman" w:cs="Times New Roman"/>
          <w:szCs w:val="24"/>
        </w:rPr>
        <w:instrText xml:space="preserve"> ADDIN ZOTERO_ITEM CSL_CITATION {"citationID":"gytx4Ks9","properties":{"formattedCitation":"(Fournier et al. 2020)","plainCitation":"(Fournier et al. 2020)","noteIndex":0},"citationItems":[{"id":884,"uris":["http://zotero.org/users/5582488/items/PHP4Z8DQ"],"itemData":{"id":884,"type":"article-journal","abstract":"Aim Cities worldwide are characterized by unique human stressors that filter species based on their traits, potentially leading to biodiversity loss. The knowledge of which species are filtered and at which scale is important to gain a more mechanistic understanding of urban community assembly and to develop strategies to manage human impact on urban ecosystems. We investigate the ecological mechanisms shaping urban community assembly, taking into account changes across scales, taxa and urban green space types. Location City of Zurich, Switzerland. Taxon Carabid beetles and wild bees. Methods We use a large species occurrence and trait dataset with a high spatial resolution to assess the filtering effect of a medium-sized city on a regional pool of potential colonists. We then assess the filtering from the urban pool to five widely distributed types of urban green spaces. Results We found that our model city selects for functionally similar but taxonomically diverse bee and carabid beetle species from the regional species pool. Within the city, community assembly processes vary among green space types and taxa resulting in important changes in community taxonomic and functional composition. Main conclusions Our findings suggest that urban community assembly is a multi-scale process dominated by the strong environmental filtering from a regional to an urban species pool. This leads to the selection of species pre-adapted to urban conditions. Spatial habitat heterogeneity within and among UGS types can maintain an important taxonomic diversity within cities. However, increasing urban functional diversity would require stronger management efforts that consider regional ecological processes.","container-title":"Journal of Biogeography","DOI":"10.1111/jbi.13772","ISSN":"1365-2699","issue":"3","language":"en","note":"_eprint: https://onlinelibrary.wiley.com/doi/pdf/10.1111/jbi.13772","page":"615-629","source":"Wiley Online Library","title":"The origin of urban communities: From the regional species pool to community assemblages in city","title-short":"The origin of urban communities","volume":"47","author":[{"family":"Fournier","given":"Bertrand"},{"family":"Frey","given":"David"},{"family":"Moretti","given":"Marco"}],"issued":{"date-parts":[["2020"]]}}}],"schema":"https://github.com/citation-style-language/schema/raw/master/csl-citation.json"} </w:instrText>
      </w:r>
      <w:r w:rsidR="009145F2" w:rsidRPr="00D410E5">
        <w:rPr>
          <w:rFonts w:ascii="Times New Roman" w:hAnsi="Times New Roman" w:cs="Times New Roman"/>
          <w:szCs w:val="24"/>
        </w:rPr>
        <w:fldChar w:fldCharType="separate"/>
      </w:r>
      <w:r w:rsidR="009145F2" w:rsidRPr="00D410E5">
        <w:rPr>
          <w:rFonts w:ascii="Times New Roman" w:hAnsi="Times New Roman" w:cs="Times New Roman"/>
          <w:szCs w:val="24"/>
        </w:rPr>
        <w:t>(Fournier et al. 2020)</w:t>
      </w:r>
      <w:r w:rsidR="009145F2" w:rsidRPr="00D410E5">
        <w:rPr>
          <w:rFonts w:ascii="Times New Roman" w:hAnsi="Times New Roman" w:cs="Times New Roman"/>
          <w:szCs w:val="24"/>
        </w:rPr>
        <w:fldChar w:fldCharType="end"/>
      </w:r>
      <w:r w:rsidR="009145F2" w:rsidRPr="00D410E5">
        <w:rPr>
          <w:rFonts w:ascii="Times New Roman" w:hAnsi="Times New Roman" w:cs="Times New Roman"/>
          <w:szCs w:val="24"/>
        </w:rPr>
        <w:t xml:space="preserve"> </w:t>
      </w:r>
      <w:ins w:id="112" w:author="Shepard, Caralee A." w:date="2022-07-27T12:56:00Z">
        <w:r w:rsidR="005340A7" w:rsidRPr="00D410E5">
          <w:rPr>
            <w:rFonts w:ascii="Times New Roman" w:hAnsi="Times New Roman" w:cs="Times New Roman"/>
            <w:szCs w:val="24"/>
          </w:rPr>
          <w:t xml:space="preserve">found more cavity nesters) </w:t>
        </w:r>
      </w:ins>
      <w:r w:rsidR="00477D4C" w:rsidRPr="00D410E5">
        <w:rPr>
          <w:rFonts w:ascii="Times New Roman" w:hAnsi="Times New Roman" w:cs="Times New Roman"/>
          <w:szCs w:val="24"/>
        </w:rPr>
        <w:t>, however there were greater proportions than expected of every nesting guild of bee except for soil nesting species</w:t>
      </w:r>
      <w:r w:rsidR="00033722" w:rsidRPr="00D410E5">
        <w:rPr>
          <w:rFonts w:ascii="Times New Roman" w:hAnsi="Times New Roman" w:cs="Times New Roman"/>
          <w:szCs w:val="24"/>
        </w:rPr>
        <w:t xml:space="preserve"> </w:t>
      </w:r>
      <w:r w:rsidR="00033722" w:rsidRPr="00D410E5">
        <w:rPr>
          <w:rFonts w:ascii="Times New Roman" w:hAnsi="Times New Roman" w:cs="Times New Roman"/>
          <w:szCs w:val="24"/>
        </w:rPr>
        <w:lastRenderedPageBreak/>
        <w:t>which were seen significantly less often than expected. However contrary to our hypothesis, the body sizes of bees were actually smaller than predicted by random chance</w:t>
      </w:r>
      <w:r w:rsidR="00DB3E04" w:rsidRPr="00D410E5">
        <w:rPr>
          <w:rFonts w:ascii="Times New Roman" w:hAnsi="Times New Roman" w:cs="Times New Roman"/>
          <w:szCs w:val="24"/>
        </w:rPr>
        <w:t xml:space="preserve">. </w:t>
      </w:r>
      <w:r w:rsidR="009145F2" w:rsidRPr="00D410E5">
        <w:rPr>
          <w:rFonts w:ascii="Times New Roman" w:hAnsi="Times New Roman" w:cs="Times New Roman"/>
          <w:szCs w:val="24"/>
        </w:rPr>
        <w:fldChar w:fldCharType="begin"/>
      </w:r>
      <w:r w:rsidR="009145F2" w:rsidRPr="00D410E5">
        <w:rPr>
          <w:rFonts w:ascii="Times New Roman" w:hAnsi="Times New Roman" w:cs="Times New Roman"/>
          <w:szCs w:val="24"/>
        </w:rPr>
        <w:instrText xml:space="preserve"> ADDIN ZOTERO_ITEM CSL_CITATION {"citationID":"IzQnbQSP","properties":{"formattedCitation":"(Fournier et al. 2020)","plainCitation":"(Fournier et al. 2020)","noteIndex":0},"citationItems":[{"id":884,"uris":["http://zotero.org/users/5582488/items/PHP4Z8DQ"],"itemData":{"id":884,"type":"article-journal","abstract":"Aim Cities worldwide are characterized by unique human stressors that filter species based on their traits, potentially leading to biodiversity loss. The knowledge of which species are filtered and at which scale is important to gain a more mechanistic understanding of urban community assembly and to develop strategies to manage human impact on urban ecosystems. We investigate the ecological mechanisms shaping urban community assembly, taking into account changes across scales, taxa and urban green space types. Location City of Zurich, Switzerland. Taxon Carabid beetles and wild bees. Methods We use a large species occurrence and trait dataset with a high spatial resolution to assess the filtering effect of a medium-sized city on a regional pool of potential colonists. We then assess the filtering from the urban pool to five widely distributed types of urban green spaces. Results We found that our model city selects for functionally similar but taxonomically diverse bee and carabid beetle species from the regional species pool. Within the city, community assembly processes vary among green space types and taxa resulting in important changes in community taxonomic and functional composition. Main conclusions Our findings suggest that urban community assembly is a multi-scale process dominated by the strong environmental filtering from a regional to an urban species pool. This leads to the selection of species pre-adapted to urban conditions. Spatial habitat heterogeneity within and among UGS types can maintain an important taxonomic diversity within cities. However, increasing urban functional diversity would require stronger management efforts that consider regional ecological processes.","container-title":"Journal of Biogeography","DOI":"10.1111/jbi.13772","ISSN":"1365-2699","issue":"3","language":"en","note":"_eprint: https://onlinelibrary.wiley.com/doi/pdf/10.1111/jbi.13772","page":"615-629","source":"Wiley Online Library","title":"The origin of urban communities: From the regional species pool to community assemblages in city","title-short":"The origin of urban communities","volume":"47","author":[{"family":"Fournier","given":"Bertrand"},{"family":"Frey","given":"David"},{"family":"Moretti","given":"Marco"}],"issued":{"date-parts":[["2020"]]}}}],"schema":"https://github.com/citation-style-language/schema/raw/master/csl-citation.json"} </w:instrText>
      </w:r>
      <w:r w:rsidR="009145F2" w:rsidRPr="00D410E5">
        <w:rPr>
          <w:rFonts w:ascii="Times New Roman" w:hAnsi="Times New Roman" w:cs="Times New Roman"/>
          <w:szCs w:val="24"/>
        </w:rPr>
        <w:fldChar w:fldCharType="separate"/>
      </w:r>
      <w:r w:rsidR="009145F2" w:rsidRPr="00D410E5">
        <w:rPr>
          <w:rFonts w:ascii="Times New Roman" w:hAnsi="Times New Roman" w:cs="Times New Roman"/>
          <w:szCs w:val="24"/>
        </w:rPr>
        <w:t>Fournier et al. (2020)</w:t>
      </w:r>
      <w:r w:rsidR="009145F2" w:rsidRPr="00D410E5">
        <w:rPr>
          <w:rFonts w:ascii="Times New Roman" w:hAnsi="Times New Roman" w:cs="Times New Roman"/>
          <w:szCs w:val="24"/>
        </w:rPr>
        <w:fldChar w:fldCharType="end"/>
      </w:r>
      <w:ins w:id="113" w:author="Shepard, Caralee A." w:date="2022-07-27T12:55:00Z">
        <w:r w:rsidR="005340A7" w:rsidRPr="00D410E5">
          <w:rPr>
            <w:rFonts w:ascii="Times New Roman" w:hAnsi="Times New Roman" w:cs="Times New Roman"/>
            <w:szCs w:val="24"/>
          </w:rPr>
          <w:t xml:space="preserve">found the city to select for large species. </w:t>
        </w:r>
      </w:ins>
      <w:ins w:id="114" w:author="Shepard, Caralee A." w:date="2022-07-27T10:39:00Z">
        <w:r w:rsidR="00504594" w:rsidRPr="00D410E5">
          <w:rPr>
            <w:rFonts w:ascii="Times New Roman" w:hAnsi="Times New Roman" w:cs="Times New Roman"/>
            <w:szCs w:val="24"/>
          </w:rPr>
          <w:t xml:space="preserve">(This could be related to what </w:t>
        </w:r>
      </w:ins>
      <w:r w:rsidR="009145F2" w:rsidRPr="00D410E5">
        <w:rPr>
          <w:rFonts w:ascii="Times New Roman" w:hAnsi="Times New Roman" w:cs="Times New Roman"/>
          <w:szCs w:val="24"/>
        </w:rPr>
        <w:fldChar w:fldCharType="begin"/>
      </w:r>
      <w:r w:rsidR="009145F2" w:rsidRPr="00D410E5">
        <w:rPr>
          <w:rFonts w:ascii="Times New Roman" w:hAnsi="Times New Roman" w:cs="Times New Roman"/>
          <w:szCs w:val="24"/>
        </w:rPr>
        <w:instrText xml:space="preserve"> ADDIN ZOTERO_ITEM CSL_CITATION {"citationID":"92qhXZ3I","properties":{"formattedCitation":"(Turo and Gardiner 2021)","plainCitation":"(Turo and Gardiner 2021)","noteIndex":0},"citationItems":[{"id":810,"uris":["http://zotero.org/users/5582488/items/WT9U6KSI"],"itemData":{"id":810,"type":"article-journal","container-title":"Conservation Biology","DOI":"10.1111/cobi.13753","ISSN":"0888-8892, 1523-1739","issue":"6","journalAbbreviation":"Conservation Biology","language":"en","page":"1755-1765","source":"DOI.org (Crossref)","title":"Effects of urban greenspace configuration and native vegetation on bee and wasp reproduction","volume":"35","author":[{"family":"Turo","given":"Katherine J."},{"family":"Gardiner","given":"Mary M."}],"issued":{"date-parts":[["2021",12]]}}}],"schema":"https://github.com/citation-style-language/schema/raw/master/csl-citation.json"} </w:instrText>
      </w:r>
      <w:r w:rsidR="009145F2" w:rsidRPr="00D410E5">
        <w:rPr>
          <w:rFonts w:ascii="Times New Roman" w:hAnsi="Times New Roman" w:cs="Times New Roman"/>
          <w:szCs w:val="24"/>
        </w:rPr>
        <w:fldChar w:fldCharType="separate"/>
      </w:r>
      <w:r w:rsidR="009145F2" w:rsidRPr="00D410E5">
        <w:rPr>
          <w:rFonts w:ascii="Times New Roman" w:hAnsi="Times New Roman" w:cs="Times New Roman"/>
          <w:szCs w:val="24"/>
        </w:rPr>
        <w:t>(Turo and Gardiner 2021)</w:t>
      </w:r>
      <w:r w:rsidR="009145F2" w:rsidRPr="00D410E5">
        <w:rPr>
          <w:rFonts w:ascii="Times New Roman" w:hAnsi="Times New Roman" w:cs="Times New Roman"/>
          <w:szCs w:val="24"/>
        </w:rPr>
        <w:fldChar w:fldCharType="end"/>
      </w:r>
      <w:r w:rsidR="009145F2" w:rsidRPr="00D410E5">
        <w:rPr>
          <w:rFonts w:ascii="Times New Roman" w:hAnsi="Times New Roman" w:cs="Times New Roman"/>
          <w:szCs w:val="24"/>
        </w:rPr>
        <w:t xml:space="preserve"> </w:t>
      </w:r>
      <w:ins w:id="115" w:author="Shepard, Caralee A." w:date="2022-07-27T10:40:00Z">
        <w:r w:rsidR="00504594" w:rsidRPr="00D410E5">
          <w:rPr>
            <w:rFonts w:ascii="Times New Roman" w:hAnsi="Times New Roman" w:cs="Times New Roman"/>
            <w:szCs w:val="24"/>
          </w:rPr>
          <w:t xml:space="preserve">found which was smaller bee sizes were in landscapes with larger LPIs). </w:t>
        </w:r>
      </w:ins>
      <w:r w:rsidR="00DB3E04" w:rsidRPr="00D410E5">
        <w:rPr>
          <w:rFonts w:ascii="Times New Roman" w:hAnsi="Times New Roman" w:cs="Times New Roman"/>
          <w:szCs w:val="24"/>
        </w:rPr>
        <w:t xml:space="preserve">Additionally, we made no specific predictions for the sociality of bee species that would be found in the city, given the mixed findings in the literature </w:t>
      </w:r>
      <w:r w:rsidR="00DB3E04" w:rsidRPr="00D410E5">
        <w:rPr>
          <w:rFonts w:ascii="Times New Roman" w:hAnsi="Times New Roman" w:cs="Times New Roman"/>
          <w:szCs w:val="24"/>
        </w:rPr>
        <w:fldChar w:fldCharType="begin"/>
      </w:r>
      <w:r w:rsidR="009145F2" w:rsidRPr="00D410E5">
        <w:rPr>
          <w:rFonts w:ascii="Times New Roman" w:hAnsi="Times New Roman" w:cs="Times New Roman"/>
          <w:szCs w:val="24"/>
        </w:rPr>
        <w:instrText xml:space="preserve"> ADDIN ZOTERO_ITEM CSL_CITATION {"citationID":"wC2ghXM5","properties":{"formattedCitation":"(Ayers and Rehan 2021)","plainCitation":"(Ayers and Rehan 2021)","noteIndex":0},"citationItems":[{"id":229,"uris":["http://zotero.org/users/5582488/items/BR645RTC"],"itemData":{"id":229,"type":"article-journal","abstract":"Urbanization is a major anthropogenic driver of decline for ecologically and economically important taxa including bees. Despite their generally negative impact on pollinators, cities can display a surprising degree of biodiversity compared to other landscapes. The pollinating communities found within these environments, however, tend to be filtered by interacting local and landscape features that comprise the urban matrix. Landscape and local features exert variable influence on pollinators within and across taxa, which ultimately affects community composition in such a way that contributes to functional trait homogenization and reduced phylogenetic diversity. Although previous results are not easily generalizable, bees and pollinators displaying functional trait characteristics such as polylectic diet, cavity-nesting behavior, and later emergence appear most abundant across different examined cities. To preserve particularly vulnerable species, most notably specialists that have become underrepresented within city communities, green spaces like parks and urban gardens have been examined as potential refuges. Such spaces are scattered across the urban matrix and vary in pollinator resource availability. Therefore, ensuring such spaces are optimized for pollinators is imperative. This review examines how urban features affect pollinators in addition to ways these green spaces can be manipulated to promote greater pollinator abundance and diversity.","container-title":"Insects","DOI":"10.3390/insects12020128","ISSN":"2075-4450","issue":"2","language":"en","license":"http://creativecommons.org/licenses/by/3.0/","note":"number: 2\npublisher: Multidisciplinary Digital Publishing Institute","page":"128","source":"www.mdpi.com","title":"Supporting Bees in Cities: How Bees Are Influenced by Local and Landscape Features","title-short":"Supporting Bees in Cities","volume":"12","author":[{"family":"Ayers","given":"Anthony C."},{"family":"Rehan","given":"Sandra M."}],"issued":{"date-parts":[["2021",2]]}}}],"schema":"https://github.com/citation-style-language/schema/raw/master/csl-citation.json"} </w:instrText>
      </w:r>
      <w:r w:rsidR="00DB3E04" w:rsidRPr="00D410E5">
        <w:rPr>
          <w:rFonts w:ascii="Times New Roman" w:hAnsi="Times New Roman" w:cs="Times New Roman"/>
          <w:szCs w:val="24"/>
        </w:rPr>
        <w:fldChar w:fldCharType="separate"/>
      </w:r>
      <w:r w:rsidR="009145F2" w:rsidRPr="00D410E5">
        <w:rPr>
          <w:rFonts w:ascii="Times New Roman" w:hAnsi="Times New Roman" w:cs="Times New Roman"/>
          <w:szCs w:val="24"/>
        </w:rPr>
        <w:t>(Ayers and Rehan 2021)</w:t>
      </w:r>
      <w:r w:rsidR="00DB3E04" w:rsidRPr="00D410E5">
        <w:rPr>
          <w:rFonts w:ascii="Times New Roman" w:hAnsi="Times New Roman" w:cs="Times New Roman"/>
          <w:szCs w:val="24"/>
        </w:rPr>
        <w:fldChar w:fldCharType="end"/>
      </w:r>
      <w:r w:rsidR="00DB3E04" w:rsidRPr="00D410E5">
        <w:rPr>
          <w:rFonts w:ascii="Times New Roman" w:hAnsi="Times New Roman" w:cs="Times New Roman"/>
          <w:szCs w:val="24"/>
        </w:rPr>
        <w:t xml:space="preserve">, however we saw that there were more eusocial and </w:t>
      </w:r>
      <w:proofErr w:type="spellStart"/>
      <w:r w:rsidR="00DB3E04" w:rsidRPr="00D410E5">
        <w:rPr>
          <w:rFonts w:ascii="Times New Roman" w:hAnsi="Times New Roman" w:cs="Times New Roman"/>
          <w:szCs w:val="24"/>
        </w:rPr>
        <w:t>subsocial</w:t>
      </w:r>
      <w:proofErr w:type="spellEnd"/>
      <w:r w:rsidR="00DB3E04" w:rsidRPr="00D410E5">
        <w:rPr>
          <w:rFonts w:ascii="Times New Roman" w:hAnsi="Times New Roman" w:cs="Times New Roman"/>
          <w:szCs w:val="24"/>
        </w:rPr>
        <w:t xml:space="preserve"> bees than expected by null models in the city. </w:t>
      </w:r>
      <w:ins w:id="116" w:author="Shepard, Caralee A." w:date="2022-07-27T10:31:00Z">
        <w:r w:rsidR="008E2205" w:rsidRPr="00D410E5">
          <w:rPr>
            <w:rFonts w:ascii="Times New Roman" w:hAnsi="Times New Roman" w:cs="Times New Roman"/>
            <w:szCs w:val="24"/>
          </w:rPr>
          <w:t>(</w:t>
        </w:r>
      </w:ins>
      <w:r w:rsidR="009145F2" w:rsidRPr="00D410E5">
        <w:rPr>
          <w:rFonts w:ascii="Times New Roman" w:hAnsi="Times New Roman" w:cs="Times New Roman"/>
          <w:szCs w:val="24"/>
        </w:rPr>
        <w:fldChar w:fldCharType="begin"/>
      </w:r>
      <w:r w:rsidR="009145F2" w:rsidRPr="00D410E5">
        <w:rPr>
          <w:rFonts w:ascii="Times New Roman" w:hAnsi="Times New Roman" w:cs="Times New Roman"/>
          <w:szCs w:val="24"/>
        </w:rPr>
        <w:instrText xml:space="preserve"> ADDIN ZOTERO_ITEM CSL_CITATION {"citationID":"M05Dbn6p","properties":{"formattedCitation":"(Wilson and Jamieson 2019)","plainCitation":"(Wilson and Jamieson 2019)","noteIndex":0},"citationItems":[{"id":156,"uris":["http://zotero.org/users/5582488/items/JXWXNI7U"],"itemData":{"id":156,"type":"article-journal","abstract":"Wild bees are important pollinators in many ecosystems threatened by anthropogenic disturbance. Urban development can reduce and degrade natural habitat for bees and other pollinators. However, some researchers suggest that cities could also provide refuge for bees, given that agricultural intensification may pose a greater risk. In this study, we surveyed bee communities at 15 farms and gardens across an urban-rural gradient in southeastern Michigan, USA to evaluate the effect of urbanization on bees. We examined how floral resources, bee functional traits, temperature, farm size, and the spatial scale of analysis influence bee response to urbanization. We found that urbanization positively affected bee diversity and evenness but had no effect on total abundance or species richness. Additionally, urbanization altered bee community composition via differential effects on bee species and functional groups. More urbanized sites supported a greater number of exotic, above-ground nesting, and solitary bees, but fewer eusocial bees. Blooming plant species richness positively influenced bee species diversity and richness. Furthermore, the amount of available floral resources was positively associated with exotic and eusocial bee abundances. Across sites, nearly 70% of floral resources were provided by exotic plants, most of which are characterized as weedy but not invasive. Our study demonstrates that urbanization can benefit some bee species and negatively impact others. Notably, Bombus and Lasioglossum (Dialictus), were two important pollinator groups negatively affected by urbanization. Our study supports the idea that urban environments can provide valuable habitat for diverse bee communities, but demonstrates that some bees are vulnerable to urbanization. Finally, while our results indicate that increasing the abundance and richness of floral resources could partially compensate for negative effects of urbanization on bees, the effectiveness of such measures may be limited by other factors, such as urban warming.","container-title":"PLoS ONE","DOI":"10.1371/journal.pone.0225852","ISSN":"1932-6203","issue":"12","journalAbbreviation":"PLoS One","note":"PMID: 31790482\nPMCID: PMC6886752","source":"PubMed Central","title":"The effects of urbanization on bee communities depends on floral resource availability and bee functional traits","URL":"https://www.ncbi.nlm.nih.gov/pmc/articles/PMC6886752/","volume":"14","author":[{"family":"Wilson","given":"Caleb J."},{"family":"Jamieson","given":"Mary A."}],"accessed":{"date-parts":[["2020",3,3]]},"issued":{"date-parts":[["2019",12,2]]}}}],"schema":"https://github.com/citation-style-language/schema/raw/master/csl-citation.json"} </w:instrText>
      </w:r>
      <w:r w:rsidR="009145F2" w:rsidRPr="00D410E5">
        <w:rPr>
          <w:rFonts w:ascii="Times New Roman" w:hAnsi="Times New Roman" w:cs="Times New Roman"/>
          <w:szCs w:val="24"/>
        </w:rPr>
        <w:fldChar w:fldCharType="separate"/>
      </w:r>
      <w:r w:rsidR="009145F2" w:rsidRPr="00D410E5">
        <w:rPr>
          <w:rFonts w:ascii="Times New Roman" w:hAnsi="Times New Roman" w:cs="Times New Roman"/>
          <w:szCs w:val="24"/>
        </w:rPr>
        <w:t>(Wilson and Jamieson 2019)</w:t>
      </w:r>
      <w:r w:rsidR="009145F2" w:rsidRPr="00D410E5">
        <w:rPr>
          <w:rFonts w:ascii="Times New Roman" w:hAnsi="Times New Roman" w:cs="Times New Roman"/>
          <w:szCs w:val="24"/>
        </w:rPr>
        <w:fldChar w:fldCharType="end"/>
      </w:r>
      <w:r w:rsidR="009145F2" w:rsidRPr="00D410E5">
        <w:rPr>
          <w:rFonts w:ascii="Times New Roman" w:hAnsi="Times New Roman" w:cs="Times New Roman"/>
          <w:szCs w:val="24"/>
        </w:rPr>
        <w:t xml:space="preserve"> </w:t>
      </w:r>
      <w:ins w:id="117" w:author="Shepard, Caralee A." w:date="2022-07-27T10:31:00Z">
        <w:r w:rsidR="008E2205" w:rsidRPr="00D410E5">
          <w:rPr>
            <w:rFonts w:ascii="Times New Roman" w:hAnsi="Times New Roman" w:cs="Times New Roman"/>
            <w:szCs w:val="24"/>
          </w:rPr>
          <w:t>saw</w:t>
        </w:r>
      </w:ins>
      <w:ins w:id="118" w:author="Shepard, Caralee A." w:date="2022-07-27T10:32:00Z">
        <w:r w:rsidR="008E2205" w:rsidRPr="00D410E5">
          <w:rPr>
            <w:rFonts w:ascii="Times New Roman" w:hAnsi="Times New Roman" w:cs="Times New Roman"/>
            <w:szCs w:val="24"/>
          </w:rPr>
          <w:t xml:space="preserve"> a negative relationship between eusocial bees and urbanization) </w:t>
        </w:r>
      </w:ins>
      <w:r w:rsidR="009145F2" w:rsidRPr="00D410E5">
        <w:rPr>
          <w:rFonts w:ascii="Times New Roman" w:hAnsi="Times New Roman" w:cs="Times New Roman"/>
          <w:szCs w:val="24"/>
        </w:rPr>
        <w:fldChar w:fldCharType="begin"/>
      </w:r>
      <w:r w:rsidR="009145F2" w:rsidRPr="00D410E5">
        <w:rPr>
          <w:rFonts w:ascii="Times New Roman" w:hAnsi="Times New Roman" w:cs="Times New Roman"/>
          <w:szCs w:val="24"/>
        </w:rPr>
        <w:instrText xml:space="preserve"> ADDIN ZOTERO_ITEM CSL_CITATION {"citationID":"VuUOpY60","properties":{"formattedCitation":"(Fournier et al. 2020)","plainCitation":"(Fournier et al. 2020)","noteIndex":0},"citationItems":[{"id":884,"uris":["http://zotero.org/users/5582488/items/PHP4Z8DQ"],"itemData":{"id":884,"type":"article-journal","abstract":"Aim Cities worldwide are characterized by unique human stressors that filter species based on their traits, potentially leading to biodiversity loss. The knowledge of which species are filtered and at which scale is important to gain a more mechanistic understanding of urban community assembly and to develop strategies to manage human impact on urban ecosystems. We investigate the ecological mechanisms shaping urban community assembly, taking into account changes across scales, taxa and urban green space types. Location City of Zurich, Switzerland. Taxon Carabid beetles and wild bees. Methods We use a large species occurrence and trait dataset with a high spatial resolution to assess the filtering effect of a medium-sized city on a regional pool of potential colonists. We then assess the filtering from the urban pool to five widely distributed types of urban green spaces. Results We found that our model city selects for functionally similar but taxonomically diverse bee and carabid beetle species from the regional species pool. Within the city, community assembly processes vary among green space types and taxa resulting in important changes in community taxonomic and functional composition. Main conclusions Our findings suggest that urban community assembly is a multi-scale process dominated by the strong environmental filtering from a regional to an urban species pool. This leads to the selection of species pre-adapted to urban conditions. Spatial habitat heterogeneity within and among UGS types can maintain an important taxonomic diversity within cities. However, increasing urban functional diversity would require stronger management efforts that consider regional ecological processes.","container-title":"Journal of Biogeography","DOI":"10.1111/jbi.13772","ISSN":"1365-2699","issue":"3","language":"en","note":"_eprint: https://onlinelibrary.wiley.com/doi/pdf/10.1111/jbi.13772","page":"615-629","source":"Wiley Online Library","title":"The origin of urban communities: From the regional species pool to community assemblages in city","title-short":"The origin of urban communities","volume":"47","author":[{"family":"Fournier","given":"Bertrand"},{"family":"Frey","given":"David"},{"family":"Moretti","given":"Marco"}],"issued":{"date-parts":[["2020"]]}}}],"schema":"https://github.com/citation-style-language/schema/raw/master/csl-citation.json"} </w:instrText>
      </w:r>
      <w:r w:rsidR="009145F2" w:rsidRPr="00D410E5">
        <w:rPr>
          <w:rFonts w:ascii="Times New Roman" w:hAnsi="Times New Roman" w:cs="Times New Roman"/>
          <w:szCs w:val="24"/>
        </w:rPr>
        <w:fldChar w:fldCharType="separate"/>
      </w:r>
      <w:r w:rsidR="009145F2" w:rsidRPr="00D410E5">
        <w:rPr>
          <w:rFonts w:ascii="Times New Roman" w:hAnsi="Times New Roman" w:cs="Times New Roman"/>
          <w:szCs w:val="24"/>
        </w:rPr>
        <w:t>(Fournier et al. 2020)</w:t>
      </w:r>
      <w:r w:rsidR="009145F2" w:rsidRPr="00D410E5">
        <w:rPr>
          <w:rFonts w:ascii="Times New Roman" w:hAnsi="Times New Roman" w:cs="Times New Roman"/>
          <w:szCs w:val="24"/>
        </w:rPr>
        <w:fldChar w:fldCharType="end"/>
      </w:r>
      <w:r w:rsidR="009145F2" w:rsidRPr="00D410E5">
        <w:rPr>
          <w:rFonts w:ascii="Times New Roman" w:hAnsi="Times New Roman" w:cs="Times New Roman"/>
          <w:szCs w:val="24"/>
        </w:rPr>
        <w:t xml:space="preserve"> </w:t>
      </w:r>
      <w:ins w:id="119" w:author="Shepard, Caralee A." w:date="2022-07-27T12:55:00Z">
        <w:r w:rsidR="005340A7" w:rsidRPr="00D410E5">
          <w:rPr>
            <w:rFonts w:ascii="Times New Roman" w:hAnsi="Times New Roman" w:cs="Times New Roman"/>
            <w:szCs w:val="24"/>
          </w:rPr>
          <w:t>found the city sel</w:t>
        </w:r>
      </w:ins>
      <w:ins w:id="120" w:author="Shepard, Caralee A." w:date="2022-07-27T12:56:00Z">
        <w:r w:rsidR="005340A7" w:rsidRPr="00D410E5">
          <w:rPr>
            <w:rFonts w:ascii="Times New Roman" w:hAnsi="Times New Roman" w:cs="Times New Roman"/>
            <w:szCs w:val="24"/>
          </w:rPr>
          <w:t>ected for social bees</w:t>
        </w:r>
      </w:ins>
      <w:commentRangeEnd w:id="104"/>
      <w:r w:rsidR="00503422">
        <w:rPr>
          <w:rStyle w:val="CommentReference"/>
        </w:rPr>
        <w:commentReference w:id="104"/>
      </w:r>
    </w:p>
    <w:p w14:paraId="5C18317D" w14:textId="77777777" w:rsidR="008D607C" w:rsidRPr="00D410E5" w:rsidRDefault="008D607C" w:rsidP="007676DA">
      <w:pPr>
        <w:spacing w:line="480" w:lineRule="auto"/>
        <w:ind w:firstLine="720"/>
        <w:rPr>
          <w:rFonts w:ascii="Times New Roman" w:hAnsi="Times New Roman" w:cs="Times New Roman"/>
          <w:szCs w:val="24"/>
        </w:rPr>
      </w:pPr>
    </w:p>
    <w:p w14:paraId="25CCC4EF" w14:textId="454B6A5E" w:rsidR="00C24946" w:rsidRPr="00D410E5" w:rsidRDefault="008D607C" w:rsidP="00F26834">
      <w:pPr>
        <w:spacing w:line="480" w:lineRule="auto"/>
        <w:rPr>
          <w:rFonts w:ascii="Times New Roman" w:hAnsi="Times New Roman" w:cs="Times New Roman"/>
          <w:szCs w:val="24"/>
        </w:rPr>
      </w:pPr>
      <w:ins w:id="121" w:author="Perry, Kayla" w:date="2022-07-12T12:55:00Z">
        <w:r w:rsidRPr="00D410E5">
          <w:rPr>
            <w:rFonts w:ascii="Times New Roman" w:hAnsi="Times New Roman" w:cs="Times New Roman"/>
            <w:i/>
            <w:iCs/>
            <w:szCs w:val="24"/>
          </w:rPr>
          <w:t>Urban species pool to local greenspaces</w:t>
        </w:r>
      </w:ins>
      <w:r w:rsidR="009145F2" w:rsidRPr="00D410E5">
        <w:rPr>
          <w:rFonts w:ascii="Times New Roman" w:hAnsi="Times New Roman" w:cs="Times New Roman"/>
          <w:i/>
          <w:iCs/>
          <w:szCs w:val="24"/>
        </w:rPr>
        <w:t xml:space="preserve"> </w:t>
      </w:r>
    </w:p>
    <w:p w14:paraId="67384A1A" w14:textId="68A1F9BC" w:rsidR="003228F2" w:rsidRPr="00D410E5" w:rsidRDefault="00157E18" w:rsidP="00D21B15">
      <w:pPr>
        <w:spacing w:line="480" w:lineRule="auto"/>
        <w:ind w:firstLine="720"/>
        <w:rPr>
          <w:rFonts w:ascii="Times New Roman" w:hAnsi="Times New Roman" w:cs="Times New Roman"/>
          <w:szCs w:val="24"/>
        </w:rPr>
      </w:pPr>
      <w:r w:rsidRPr="00D410E5">
        <w:rPr>
          <w:rFonts w:ascii="Times New Roman" w:hAnsi="Times New Roman" w:cs="Times New Roman"/>
          <w:szCs w:val="24"/>
        </w:rPr>
        <w:t>We hypothe</w:t>
      </w:r>
      <w:r w:rsidR="00C24946" w:rsidRPr="00D410E5">
        <w:rPr>
          <w:rFonts w:ascii="Times New Roman" w:hAnsi="Times New Roman" w:cs="Times New Roman"/>
          <w:szCs w:val="24"/>
        </w:rPr>
        <w:t xml:space="preserve">sized that taxonomic and functional homogenization would occur differently based on the local management of the greenspace, with the lowest beta diversity for each at urban farms and the highest at the urban prairies. </w:t>
      </w:r>
      <w:r w:rsidR="009145F2" w:rsidRPr="00D410E5">
        <w:rPr>
          <w:rFonts w:ascii="Times New Roman" w:hAnsi="Times New Roman" w:cs="Times New Roman"/>
          <w:szCs w:val="24"/>
        </w:rPr>
        <w:fldChar w:fldCharType="begin"/>
      </w:r>
      <w:r w:rsidR="009145F2" w:rsidRPr="00D410E5">
        <w:rPr>
          <w:rFonts w:ascii="Times New Roman" w:hAnsi="Times New Roman" w:cs="Times New Roman"/>
          <w:szCs w:val="24"/>
        </w:rPr>
        <w:instrText xml:space="preserve"> ADDIN ZOTERO_ITEM CSL_CITATION {"citationID":"YNXjXwYh","properties":{"formattedCitation":"(Fournier et al. 2020)","plainCitation":"(Fournier et al. 2020)","noteIndex":0},"citationItems":[{"id":884,"uris":["http://zotero.org/users/5582488/items/PHP4Z8DQ"],"itemData":{"id":884,"type":"article-journal","abstract":"Aim Cities worldwide are characterized by unique human stressors that filter species based on their traits, potentially leading to biodiversity loss. The knowledge of which species are filtered and at which scale is important to gain a more mechanistic understanding of urban community assembly and to develop strategies to manage human impact on urban ecosystems. We investigate the ecological mechanisms shaping urban community assembly, taking into account changes across scales, taxa and urban green space types. Location City of Zurich, Switzerland. Taxon Carabid beetles and wild bees. Methods We use a large species occurrence and trait dataset with a high spatial resolution to assess the filtering effect of a medium-sized city on a regional pool of potential colonists. We then assess the filtering from the urban pool to five widely distributed types of urban green spaces. Results We found that our model city selects for functionally similar but taxonomically diverse bee and carabid beetle species from the regional species pool. Within the city, community assembly processes vary among green space types and taxa resulting in important changes in community taxonomic and functional composition. Main conclusions Our findings suggest that urban community assembly is a multi-scale process dominated by the strong environmental filtering from a regional to an urban species pool. This leads to the selection of species pre-adapted to urban conditions. Spatial habitat heterogeneity within and among UGS types can maintain an important taxonomic diversity within cities. However, increasing urban functional diversity would require stronger management efforts that consider regional ecological processes.","container-title":"Journal of Biogeography","DOI":"10.1111/jbi.13772","ISSN":"1365-2699","issue":"3","language":"en","note":"_eprint: https://onlinelibrary.wiley.com/doi/pdf/10.1111/jbi.13772","page":"615-629","source":"Wiley Online Library","title":"The origin of urban communities: From the regional species pool to community assemblages in city","title-short":"The origin of urban communities","volume":"47","author":[{"family":"Fournier","given":"Bertrand"},{"family":"Frey","given":"David"},{"family":"Moretti","given":"Marco"}],"issued":{"date-parts":[["2020"]]}}}],"schema":"https://github.com/citation-style-language/schema/raw/master/csl-citation.json"} </w:instrText>
      </w:r>
      <w:r w:rsidR="009145F2" w:rsidRPr="00D410E5">
        <w:rPr>
          <w:rFonts w:ascii="Times New Roman" w:hAnsi="Times New Roman" w:cs="Times New Roman"/>
          <w:szCs w:val="24"/>
        </w:rPr>
        <w:fldChar w:fldCharType="separate"/>
      </w:r>
      <w:r w:rsidR="009145F2" w:rsidRPr="00D410E5">
        <w:rPr>
          <w:rFonts w:ascii="Times New Roman" w:hAnsi="Times New Roman" w:cs="Times New Roman"/>
          <w:szCs w:val="24"/>
        </w:rPr>
        <w:t>(Fournier et al. 2020)</w:t>
      </w:r>
      <w:r w:rsidR="009145F2" w:rsidRPr="00D410E5">
        <w:rPr>
          <w:rFonts w:ascii="Times New Roman" w:hAnsi="Times New Roman" w:cs="Times New Roman"/>
          <w:szCs w:val="24"/>
        </w:rPr>
        <w:fldChar w:fldCharType="end"/>
      </w:r>
      <w:r w:rsidR="009145F2" w:rsidRPr="00D410E5">
        <w:rPr>
          <w:rFonts w:ascii="Times New Roman" w:hAnsi="Times New Roman" w:cs="Times New Roman"/>
          <w:szCs w:val="24"/>
        </w:rPr>
        <w:t xml:space="preserve"> </w:t>
      </w:r>
      <w:ins w:id="122" w:author="Shepard, Caralee A." w:date="2022-07-27T12:57:00Z">
        <w:r w:rsidR="005340A7" w:rsidRPr="00D410E5">
          <w:rPr>
            <w:rFonts w:ascii="Times New Roman" w:hAnsi="Times New Roman" w:cs="Times New Roman"/>
            <w:szCs w:val="24"/>
          </w:rPr>
          <w:t>found the highest richness and diversity in gardens allotments and brownfields</w:t>
        </w:r>
      </w:ins>
      <w:ins w:id="123" w:author="Shepard, Caralee A." w:date="2022-07-27T13:02:00Z">
        <w:r w:rsidR="00DB3C21" w:rsidRPr="00D410E5">
          <w:rPr>
            <w:rFonts w:ascii="Times New Roman" w:hAnsi="Times New Roman" w:cs="Times New Roman"/>
            <w:szCs w:val="24"/>
          </w:rPr>
          <w:t>. No green space selected for different functional diversity than expected by chance</w:t>
        </w:r>
      </w:ins>
      <w:ins w:id="124" w:author="Shepard, Caralee A." w:date="2022-07-27T12:57:00Z">
        <w:r w:rsidR="005340A7" w:rsidRPr="00D410E5">
          <w:rPr>
            <w:rFonts w:ascii="Times New Roman" w:hAnsi="Times New Roman" w:cs="Times New Roman"/>
            <w:szCs w:val="24"/>
          </w:rPr>
          <w:t xml:space="preserve">. </w:t>
        </w:r>
      </w:ins>
      <w:r w:rsidR="00D21B15" w:rsidRPr="00D410E5">
        <w:rPr>
          <w:rFonts w:ascii="Times New Roman" w:hAnsi="Times New Roman" w:cs="Times New Roman"/>
          <w:szCs w:val="24"/>
        </w:rPr>
        <w:t>What we actually found was that for both taxonomic and functional diversity urban farms had the highest median SES values of the three site treatments, though all three had higher taxonomic and functional beta diversity than predicted by null models (Table 3). However</w:t>
      </w:r>
      <w:r w:rsidR="00D25D4E" w:rsidRPr="00D410E5">
        <w:rPr>
          <w:rFonts w:ascii="Times New Roman" w:hAnsi="Times New Roman" w:cs="Times New Roman"/>
          <w:szCs w:val="24"/>
        </w:rPr>
        <w:t>,</w:t>
      </w:r>
      <w:r w:rsidR="00D21B15" w:rsidRPr="00D410E5">
        <w:rPr>
          <w:rFonts w:ascii="Times New Roman" w:hAnsi="Times New Roman" w:cs="Times New Roman"/>
          <w:szCs w:val="24"/>
        </w:rPr>
        <w:t xml:space="preserve"> the high diversity urban prairies had the highest functional alpha diversity of the three site treatments, not differing significantly from the null model expectations. </w:t>
      </w:r>
      <w:ins w:id="125" w:author="Shepard, Caralee A." w:date="2022-07-27T10:34:00Z">
        <w:r w:rsidR="008E2205" w:rsidRPr="00D410E5">
          <w:rPr>
            <w:rFonts w:ascii="Times New Roman" w:hAnsi="Times New Roman" w:cs="Times New Roman"/>
            <w:szCs w:val="24"/>
          </w:rPr>
          <w:t>(bee species richness</w:t>
        </w:r>
        <w:r w:rsidR="000B2E78" w:rsidRPr="00D410E5">
          <w:rPr>
            <w:rFonts w:ascii="Times New Roman" w:hAnsi="Times New Roman" w:cs="Times New Roman"/>
            <w:szCs w:val="24"/>
          </w:rPr>
          <w:t xml:space="preserve"> and diversity both</w:t>
        </w:r>
        <w:r w:rsidR="008E2205" w:rsidRPr="00D410E5">
          <w:rPr>
            <w:rFonts w:ascii="Times New Roman" w:hAnsi="Times New Roman" w:cs="Times New Roman"/>
            <w:szCs w:val="24"/>
          </w:rPr>
          <w:t xml:space="preserve"> increased with increasing plant species richness </w:t>
        </w:r>
      </w:ins>
      <w:r w:rsidR="009145F2" w:rsidRPr="00D410E5">
        <w:rPr>
          <w:rFonts w:ascii="Times New Roman" w:hAnsi="Times New Roman" w:cs="Times New Roman"/>
          <w:szCs w:val="24"/>
        </w:rPr>
        <w:fldChar w:fldCharType="begin"/>
      </w:r>
      <w:r w:rsidR="009145F2" w:rsidRPr="00D410E5">
        <w:rPr>
          <w:rFonts w:ascii="Times New Roman" w:hAnsi="Times New Roman" w:cs="Times New Roman"/>
          <w:szCs w:val="24"/>
        </w:rPr>
        <w:instrText xml:space="preserve"> ADDIN ZOTERO_ITEM CSL_CITATION {"citationID":"ESnsLzAH","properties":{"formattedCitation":"(Wilson and Jamieson 2019)","plainCitation":"(Wilson and Jamieson 2019)","noteIndex":0},"citationItems":[{"id":156,"uris":["http://zotero.org/users/5582488/items/JXWXNI7U"],"itemData":{"id":156,"type":"article-journal","abstract":"Wild bees are important pollinators in many ecosystems threatened by anthropogenic disturbance. Urban development can reduce and degrade natural habitat for bees and other pollinators. However, some researchers suggest that cities could also provide refuge for bees, given that agricultural intensification may pose a greater risk. In this study, we surveyed bee communities at 15 farms and gardens across an urban-rural gradient in southeastern Michigan, USA to evaluate the effect of urbanization on bees. We examined how floral resources, bee functional traits, temperature, farm size, and the spatial scale of analysis influence bee response to urbanization. We found that urbanization positively affected bee diversity and evenness but had no effect on total abundance or species richness. Additionally, urbanization altered bee community composition via differential effects on bee species and functional groups. More urbanized sites supported a greater number of exotic, above-ground nesting, and solitary bees, but fewer eusocial bees. Blooming plant species richness positively influenced bee species diversity and richness. Furthermore, the amount of available floral resources was positively associated with exotic and eusocial bee abundances. Across sites, nearly 70% of floral resources were provided by exotic plants, most of which are characterized as weedy but not invasive. Our study demonstrates that urbanization can benefit some bee species and negatively impact others. Notably, Bombus and Lasioglossum (Dialictus), were two important pollinator groups negatively affected by urbanization. Our study supports the idea that urban environments can provide valuable habitat for diverse bee communities, but demonstrates that some bees are vulnerable to urbanization. Finally, while our results indicate that increasing the abundance and richness of floral resources could partially compensate for negative effects of urbanization on bees, the effectiveness of such measures may be limited by other factors, such as urban warming.","container-title":"PLoS ONE","DOI":"10.1371/journal.pone.0225852","ISSN":"1932-6203","issue":"12","journalAbbreviation":"PLoS One","note":"PMID: 31790482\nPMCID: PMC6886752","source":"PubMed Central","title":"The effects of urbanization on bee communities depends on floral resource availability and bee functional traits","URL":"https://www.ncbi.nlm.nih.gov/pmc/articles/PMC6886752/","volume":"14","author":[{"family":"Wilson","given":"Caleb J."},{"family":"Jamieson","given":"Mary A."}],"accessed":{"date-parts":[["2020",3,3]]},"issued":{"date-parts":[["2019",12,2]]}}}],"schema":"https://github.com/citation-style-language/schema/raw/master/csl-citation.json"} </w:instrText>
      </w:r>
      <w:r w:rsidR="009145F2" w:rsidRPr="00D410E5">
        <w:rPr>
          <w:rFonts w:ascii="Times New Roman" w:hAnsi="Times New Roman" w:cs="Times New Roman"/>
          <w:szCs w:val="24"/>
        </w:rPr>
        <w:fldChar w:fldCharType="separate"/>
      </w:r>
      <w:r w:rsidR="009145F2" w:rsidRPr="00D410E5">
        <w:rPr>
          <w:rFonts w:ascii="Times New Roman" w:hAnsi="Times New Roman" w:cs="Times New Roman"/>
          <w:szCs w:val="24"/>
        </w:rPr>
        <w:t>(Wilson and Jamieson 2019)</w:t>
      </w:r>
      <w:r w:rsidR="009145F2" w:rsidRPr="00D410E5">
        <w:rPr>
          <w:rFonts w:ascii="Times New Roman" w:hAnsi="Times New Roman" w:cs="Times New Roman"/>
          <w:szCs w:val="24"/>
        </w:rPr>
        <w:fldChar w:fldCharType="end"/>
      </w:r>
      <w:ins w:id="126" w:author="Shepard, Caralee A." w:date="2022-07-27T10:34:00Z">
        <w:r w:rsidR="008E2205" w:rsidRPr="00D410E5">
          <w:rPr>
            <w:rFonts w:ascii="Times New Roman" w:hAnsi="Times New Roman" w:cs="Times New Roman"/>
            <w:szCs w:val="24"/>
          </w:rPr>
          <w:t>)</w:t>
        </w:r>
      </w:ins>
    </w:p>
    <w:p w14:paraId="39D2A8EC" w14:textId="258E5EA8" w:rsidR="00C03CFB" w:rsidRPr="00D410E5" w:rsidRDefault="009145F2" w:rsidP="007676DA">
      <w:pPr>
        <w:spacing w:line="480" w:lineRule="auto"/>
        <w:ind w:firstLine="720"/>
        <w:rPr>
          <w:ins w:id="127" w:author="Shepard, Caralee A." w:date="2022-08-03T10:54:00Z"/>
          <w:rFonts w:ascii="Times New Roman" w:hAnsi="Times New Roman" w:cs="Times New Roman"/>
          <w:szCs w:val="24"/>
        </w:rPr>
      </w:pPr>
      <w:r w:rsidRPr="00D410E5">
        <w:rPr>
          <w:rFonts w:ascii="Times New Roman" w:hAnsi="Times New Roman" w:cs="Times New Roman"/>
          <w:szCs w:val="24"/>
        </w:rPr>
        <w:lastRenderedPageBreak/>
        <w:fldChar w:fldCharType="begin"/>
      </w:r>
      <w:r w:rsidRPr="00D410E5">
        <w:rPr>
          <w:rFonts w:ascii="Times New Roman" w:hAnsi="Times New Roman" w:cs="Times New Roman"/>
          <w:szCs w:val="24"/>
        </w:rPr>
        <w:instrText xml:space="preserve"> ADDIN ZOTERO_ITEM CSL_CITATION {"citationID":"HZQKwAbI","properties":{"formattedCitation":"(Turo and Gardiner 2021)","plainCitation":"(Turo and Gardiner 2021)","noteIndex":0},"citationItems":[{"id":810,"uris":["http://zotero.org/users/5582488/items/WT9U6KSI"],"itemData":{"id":810,"type":"article-journal","container-title":"Conservation Biology","DOI":"10.1111/cobi.13753","ISSN":"0888-8892, 1523-1739","issue":"6","journalAbbreviation":"Conservation Biology","language":"en","page":"1755-1765","source":"DOI.org (Crossref)","title":"Effects of urban greenspace configuration and native vegetation on bee and wasp reproduction","volume":"35","author":[{"family":"Turo","given":"Katherine J."},{"family":"Gardiner","given":"Mary M."}],"issued":{"date-parts":[["2021",12]]}}}],"schema":"https://github.com/citation-style-language/schema/raw/master/csl-citation.json"} </w:instrText>
      </w:r>
      <w:r w:rsidRPr="00D410E5">
        <w:rPr>
          <w:rFonts w:ascii="Times New Roman" w:hAnsi="Times New Roman" w:cs="Times New Roman"/>
          <w:szCs w:val="24"/>
        </w:rPr>
        <w:fldChar w:fldCharType="separate"/>
      </w:r>
      <w:r w:rsidRPr="00D410E5">
        <w:rPr>
          <w:rFonts w:ascii="Times New Roman" w:hAnsi="Times New Roman" w:cs="Times New Roman"/>
          <w:szCs w:val="24"/>
        </w:rPr>
        <w:t>(Turo and Gardiner 2021)</w:t>
      </w:r>
      <w:r w:rsidRPr="00D410E5">
        <w:rPr>
          <w:rFonts w:ascii="Times New Roman" w:hAnsi="Times New Roman" w:cs="Times New Roman"/>
          <w:szCs w:val="24"/>
        </w:rPr>
        <w:fldChar w:fldCharType="end"/>
      </w:r>
      <w:ins w:id="128" w:author="Shepard, Caralee A." w:date="2022-08-03T10:54:00Z">
        <w:r w:rsidR="00C03CFB" w:rsidRPr="00D410E5">
          <w:rPr>
            <w:rFonts w:ascii="Times New Roman" w:hAnsi="Times New Roman" w:cs="Times New Roman"/>
            <w:szCs w:val="24"/>
          </w:rPr>
          <w:t xml:space="preserve">found larger </w:t>
        </w:r>
        <w:proofErr w:type="spellStart"/>
        <w:r w:rsidR="00C03CFB" w:rsidRPr="00D410E5">
          <w:rPr>
            <w:rFonts w:ascii="Times New Roman" w:hAnsi="Times New Roman" w:cs="Times New Roman"/>
            <w:szCs w:val="24"/>
          </w:rPr>
          <w:t>lpis</w:t>
        </w:r>
        <w:proofErr w:type="spellEnd"/>
        <w:r w:rsidR="00C03CFB" w:rsidRPr="00D410E5">
          <w:rPr>
            <w:rFonts w:ascii="Times New Roman" w:hAnsi="Times New Roman" w:cs="Times New Roman"/>
            <w:szCs w:val="24"/>
          </w:rPr>
          <w:t xml:space="preserve"> supported higher bee richness and diversity within lots.</w:t>
        </w:r>
      </w:ins>
    </w:p>
    <w:p w14:paraId="0C5AF2A5" w14:textId="61C0BAFF" w:rsidR="003228F2" w:rsidRPr="00D410E5" w:rsidRDefault="00CB0976" w:rsidP="007676DA">
      <w:pPr>
        <w:spacing w:line="480" w:lineRule="auto"/>
        <w:ind w:firstLine="720"/>
        <w:rPr>
          <w:rFonts w:ascii="Times New Roman" w:hAnsi="Times New Roman" w:cs="Times New Roman"/>
          <w:szCs w:val="24"/>
        </w:rPr>
      </w:pPr>
      <w:r w:rsidRPr="00D410E5">
        <w:rPr>
          <w:rFonts w:ascii="Times New Roman" w:hAnsi="Times New Roman" w:cs="Times New Roman"/>
          <w:szCs w:val="24"/>
        </w:rPr>
        <w:t xml:space="preserve">We also predicted that ENN would be one of the main predictors of </w:t>
      </w:r>
      <w:r w:rsidR="00D25D4E" w:rsidRPr="00D410E5">
        <w:rPr>
          <w:rFonts w:ascii="Times New Roman" w:hAnsi="Times New Roman" w:cs="Times New Roman"/>
          <w:szCs w:val="24"/>
        </w:rPr>
        <w:t xml:space="preserve">the different functional groups. </w:t>
      </w:r>
      <w:r w:rsidR="003228F2" w:rsidRPr="00D410E5">
        <w:rPr>
          <w:rFonts w:ascii="Times New Roman" w:hAnsi="Times New Roman" w:cs="Times New Roman"/>
          <w:szCs w:val="24"/>
        </w:rPr>
        <w:t xml:space="preserve">Of the functional groups that had significantly different SES values from the urban null, the most common significant predictor </w:t>
      </w:r>
      <w:r w:rsidR="00F06606" w:rsidRPr="00D410E5">
        <w:rPr>
          <w:rFonts w:ascii="Times New Roman" w:hAnsi="Times New Roman" w:cs="Times New Roman"/>
          <w:szCs w:val="24"/>
        </w:rPr>
        <w:t xml:space="preserve">was the local treatment. The vacant lots managed as farms and the vacant lots managed as pocket prairies were behind the treatment effect, with unmanipulated vacant lots having functional communities falling between the two (Figure 1).  </w:t>
      </w:r>
      <w:r w:rsidR="00753088" w:rsidRPr="00D410E5">
        <w:rPr>
          <w:rFonts w:ascii="Times New Roman" w:hAnsi="Times New Roman" w:cs="Times New Roman"/>
          <w:szCs w:val="24"/>
        </w:rPr>
        <w:t xml:space="preserve">Interestingly, the proportion community of specialist bees found in urban farms was not significantly different from that in the urban null, while there was a much lower proportion of specialist bees found in the other treatments (Figure 1- Specialists). This could be explained by the fact that of the few specialist bees found, one of them was </w:t>
      </w:r>
      <w:proofErr w:type="spellStart"/>
      <w:r w:rsidR="00753088" w:rsidRPr="00D410E5">
        <w:rPr>
          <w:rFonts w:ascii="Times New Roman" w:hAnsi="Times New Roman" w:cs="Times New Roman"/>
          <w:szCs w:val="24"/>
        </w:rPr>
        <w:t>Peponaisis</w:t>
      </w:r>
      <w:proofErr w:type="spellEnd"/>
      <w:r w:rsidR="00753088" w:rsidRPr="00D410E5">
        <w:rPr>
          <w:rFonts w:ascii="Times New Roman" w:hAnsi="Times New Roman" w:cs="Times New Roman"/>
          <w:szCs w:val="24"/>
        </w:rPr>
        <w:t>- the squash bee which specializes on squashes</w:t>
      </w:r>
      <w:r w:rsidR="00AE29F9" w:rsidRPr="00D410E5">
        <w:rPr>
          <w:rFonts w:ascii="Times New Roman" w:hAnsi="Times New Roman" w:cs="Times New Roman"/>
          <w:szCs w:val="24"/>
        </w:rPr>
        <w:t xml:space="preserve">. </w:t>
      </w:r>
      <w:r w:rsidR="00753088" w:rsidRPr="00D410E5">
        <w:rPr>
          <w:rFonts w:ascii="Times New Roman" w:hAnsi="Times New Roman" w:cs="Times New Roman"/>
          <w:szCs w:val="24"/>
        </w:rPr>
        <w:t xml:space="preserve"> </w:t>
      </w:r>
    </w:p>
    <w:p w14:paraId="302B7F71" w14:textId="07996F40" w:rsidR="00461567" w:rsidRPr="00D410E5" w:rsidRDefault="009145F2" w:rsidP="00F26834">
      <w:pPr>
        <w:spacing w:line="480" w:lineRule="auto"/>
        <w:rPr>
          <w:rFonts w:ascii="Times New Roman" w:hAnsi="Times New Roman" w:cs="Times New Roman"/>
          <w:szCs w:val="24"/>
        </w:rPr>
      </w:pPr>
      <w:r w:rsidRPr="00D410E5">
        <w:rPr>
          <w:rFonts w:ascii="Times New Roman" w:hAnsi="Times New Roman" w:cs="Times New Roman"/>
          <w:szCs w:val="24"/>
        </w:rPr>
        <w:fldChar w:fldCharType="begin"/>
      </w:r>
      <w:r w:rsidRPr="00D410E5">
        <w:rPr>
          <w:rFonts w:ascii="Times New Roman" w:hAnsi="Times New Roman" w:cs="Times New Roman"/>
          <w:szCs w:val="24"/>
        </w:rPr>
        <w:instrText xml:space="preserve"> ADDIN ZOTERO_ITEM CSL_CITATION {"citationID":"kHJFea3H","properties":{"formattedCitation":"(Fournier et al. 2020)","plainCitation":"(Fournier et al. 2020)","noteIndex":0},"citationItems":[{"id":884,"uris":["http://zotero.org/users/5582488/items/PHP4Z8DQ"],"itemData":{"id":884,"type":"article-journal","abstract":"Aim Cities worldwide are characterized by unique human stressors that filter species based on their traits, potentially leading to biodiversity loss. The knowledge of which species are filtered and at which scale is important to gain a more mechanistic understanding of urban community assembly and to develop strategies to manage human impact on urban ecosystems. We investigate the ecological mechanisms shaping urban community assembly, taking into account changes across scales, taxa and urban green space types. Location City of Zurich, Switzerland. Taxon Carabid beetles and wild bees. Methods We use a large species occurrence and trait dataset with a high spatial resolution to assess the filtering effect of a medium-sized city on a regional pool of potential colonists. We then assess the filtering from the urban pool to five widely distributed types of urban green spaces. Results We found that our model city selects for functionally similar but taxonomically diverse bee and carabid beetle species from the regional species pool. Within the city, community assembly processes vary among green space types and taxa resulting in important changes in community taxonomic and functional composition. Main conclusions Our findings suggest that urban community assembly is a multi-scale process dominated by the strong environmental filtering from a regional to an urban species pool. This leads to the selection of species pre-adapted to urban conditions. Spatial habitat heterogeneity within and among UGS types can maintain an important taxonomic diversity within cities. However, increasing urban functional diversity would require stronger management efforts that consider regional ecological processes.","container-title":"Journal of Biogeography","DOI":"10.1111/jbi.13772","ISSN":"1365-2699","issue":"3","language":"en","note":"_eprint: https://onlinelibrary.wiley.com/doi/pdf/10.1111/jbi.13772","page":"615-629","source":"Wiley Online Library","title":"The origin of urban communities: From the regional species pool to community assemblages in city","title-short":"The origin of urban communities","volume":"47","author":[{"family":"Fournier","given":"Bertrand"},{"family":"Frey","given":"David"},{"family":"Moretti","given":"Marco"}],"issued":{"date-parts":[["2020"]]}}}],"schema":"https://github.com/citation-style-language/schema/raw/master/csl-citation.json"} </w:instrText>
      </w:r>
      <w:r w:rsidRPr="00D410E5">
        <w:rPr>
          <w:rFonts w:ascii="Times New Roman" w:hAnsi="Times New Roman" w:cs="Times New Roman"/>
          <w:szCs w:val="24"/>
        </w:rPr>
        <w:fldChar w:fldCharType="separate"/>
      </w:r>
      <w:r w:rsidRPr="00D410E5">
        <w:rPr>
          <w:rFonts w:ascii="Times New Roman" w:hAnsi="Times New Roman" w:cs="Times New Roman"/>
          <w:szCs w:val="24"/>
        </w:rPr>
        <w:t>(Fournier et al. 2020)</w:t>
      </w:r>
      <w:r w:rsidRPr="00D410E5">
        <w:rPr>
          <w:rFonts w:ascii="Times New Roman" w:hAnsi="Times New Roman" w:cs="Times New Roman"/>
          <w:szCs w:val="24"/>
        </w:rPr>
        <w:fldChar w:fldCharType="end"/>
      </w:r>
      <w:ins w:id="129" w:author="Shepard, Caralee A." w:date="2022-07-27T12:58:00Z">
        <w:r w:rsidR="005340A7" w:rsidRPr="00D410E5">
          <w:rPr>
            <w:rFonts w:ascii="Times New Roman" w:hAnsi="Times New Roman" w:cs="Times New Roman"/>
            <w:szCs w:val="24"/>
          </w:rPr>
          <w:t xml:space="preserve"> saw social bees and cavity nesters selected by all greenspace types, </w:t>
        </w:r>
        <w:r w:rsidR="00DB3C21" w:rsidRPr="00D410E5">
          <w:rPr>
            <w:rFonts w:ascii="Times New Roman" w:hAnsi="Times New Roman" w:cs="Times New Roman"/>
            <w:szCs w:val="24"/>
          </w:rPr>
          <w:t xml:space="preserve">and parasitic bees filtered out by all greenspace types. </w:t>
        </w:r>
      </w:ins>
      <w:ins w:id="130" w:author="Shepard, Caralee A." w:date="2022-07-27T12:59:00Z">
        <w:r w:rsidR="00DB3C21" w:rsidRPr="00D410E5">
          <w:rPr>
            <w:rFonts w:ascii="Times New Roman" w:hAnsi="Times New Roman" w:cs="Times New Roman"/>
            <w:szCs w:val="24"/>
          </w:rPr>
          <w:t xml:space="preserve">Parks, roofs and brownfields filtered out </w:t>
        </w:r>
      </w:ins>
      <w:ins w:id="131" w:author="Shepard, Caralee A." w:date="2022-07-27T13:00:00Z">
        <w:r w:rsidR="00DB3C21" w:rsidRPr="00D410E5">
          <w:rPr>
            <w:rFonts w:ascii="Times New Roman" w:hAnsi="Times New Roman" w:cs="Times New Roman"/>
            <w:szCs w:val="24"/>
          </w:rPr>
          <w:t xml:space="preserve">solitary bee species. </w:t>
        </w:r>
      </w:ins>
    </w:p>
    <w:p w14:paraId="13F3F133" w14:textId="77777777" w:rsidR="00031CDB" w:rsidRPr="00D410E5" w:rsidRDefault="00031CDB" w:rsidP="00F26834">
      <w:pPr>
        <w:spacing w:line="480" w:lineRule="auto"/>
        <w:rPr>
          <w:rFonts w:ascii="Times New Roman" w:hAnsi="Times New Roman" w:cs="Times New Roman"/>
          <w:szCs w:val="24"/>
        </w:rPr>
      </w:pPr>
    </w:p>
    <w:p w14:paraId="243DA309" w14:textId="77777777" w:rsidR="00461567" w:rsidRDefault="00461567" w:rsidP="0041727B">
      <w:pPr>
        <w:spacing w:after="0" w:line="480" w:lineRule="auto"/>
      </w:pPr>
    </w:p>
    <w:p w14:paraId="7260BAA6" w14:textId="77777777" w:rsidR="00461567" w:rsidRDefault="00461567" w:rsidP="0041727B">
      <w:pPr>
        <w:spacing w:after="0" w:line="480" w:lineRule="auto"/>
      </w:pPr>
    </w:p>
    <w:p w14:paraId="39DCD510" w14:textId="77777777" w:rsidR="00461567" w:rsidRDefault="00461567" w:rsidP="0041727B">
      <w:pPr>
        <w:spacing w:after="0" w:line="480" w:lineRule="auto"/>
      </w:pPr>
    </w:p>
    <w:p w14:paraId="4433C07F" w14:textId="77777777" w:rsidR="00461567" w:rsidRDefault="00461567" w:rsidP="0041727B">
      <w:pPr>
        <w:spacing w:after="0" w:line="480" w:lineRule="auto"/>
      </w:pPr>
    </w:p>
    <w:p w14:paraId="2D3FE36B" w14:textId="77777777" w:rsidR="00461567" w:rsidRDefault="00461567" w:rsidP="0041727B">
      <w:pPr>
        <w:spacing w:after="0" w:line="480" w:lineRule="auto"/>
      </w:pPr>
    </w:p>
    <w:p w14:paraId="78D46777" w14:textId="77777777" w:rsidR="00461567" w:rsidRDefault="00461567" w:rsidP="0041727B">
      <w:pPr>
        <w:spacing w:after="0" w:line="480" w:lineRule="auto"/>
      </w:pPr>
    </w:p>
    <w:p w14:paraId="29C732C5" w14:textId="77777777" w:rsidR="00461567" w:rsidRDefault="00461567" w:rsidP="0041727B">
      <w:pPr>
        <w:spacing w:after="0" w:line="480" w:lineRule="auto"/>
      </w:pPr>
    </w:p>
    <w:p w14:paraId="7D62D217" w14:textId="77777777" w:rsidR="00461567" w:rsidRDefault="00461567" w:rsidP="0041727B">
      <w:pPr>
        <w:spacing w:after="0" w:line="480" w:lineRule="auto"/>
      </w:pPr>
    </w:p>
    <w:p w14:paraId="4189F4C7" w14:textId="5D688F0C" w:rsidR="00830008" w:rsidRDefault="00830008" w:rsidP="00F26834">
      <w:pPr>
        <w:spacing w:line="480" w:lineRule="auto"/>
      </w:pPr>
    </w:p>
    <w:p w14:paraId="124D0EBC" w14:textId="75AB450E" w:rsidR="002A61E5" w:rsidRDefault="002A61E5" w:rsidP="00F26834">
      <w:pPr>
        <w:spacing w:line="480" w:lineRule="auto"/>
      </w:pPr>
    </w:p>
    <w:sectPr w:rsidR="002A61E5" w:rsidSect="00F26834">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Gardiner, Mary" w:date="2022-09-13T07:18:00Z" w:initials="GM">
    <w:p w14:paraId="7A7CDB89" w14:textId="77777777" w:rsidR="00D410E5" w:rsidRDefault="00D410E5" w:rsidP="00D06D06">
      <w:pPr>
        <w:pStyle w:val="CommentText"/>
      </w:pPr>
      <w:r>
        <w:rPr>
          <w:rStyle w:val="CommentReference"/>
        </w:rPr>
        <w:annotationRef/>
      </w:r>
      <w:r>
        <w:t xml:space="preserve">You used this data, it was not the goal. The goal is the second part of the sentence. When you wrap an intro think about power in your topic sentence. Make it grab the readers attention. What is the important goal of the study? </w:t>
      </w:r>
    </w:p>
  </w:comment>
  <w:comment w:id="4" w:author="Gardiner, Mary" w:date="2022-09-13T07:22:00Z" w:initials="GM">
    <w:p w14:paraId="243BDE6C" w14:textId="77777777" w:rsidR="00AB51AA" w:rsidRDefault="00AB51AA" w:rsidP="00A8256C">
      <w:pPr>
        <w:pStyle w:val="CommentText"/>
      </w:pPr>
      <w:r>
        <w:rPr>
          <w:rStyle w:val="CommentReference"/>
        </w:rPr>
        <w:annotationRef/>
      </w:r>
      <w:r>
        <w:t xml:space="preserve">You are studying a legacy city. A decades of lit has proclaimed vacant land as a way to reclaim greenspace for wildlife.  We know that urbanization leads to reduced species diversity. What is the important novel goal here? Really think about this. Second half of sentence is also a method (used local and landscape). You need to open with one short compelling goal. Then say you used 5 years of data, local and landscape….as a second methods lead in. </w:t>
      </w:r>
    </w:p>
  </w:comment>
  <w:comment w:id="5" w:author="Gardiner, Mary" w:date="2022-09-13T07:22:00Z" w:initials="GM">
    <w:p w14:paraId="50DB6E9D" w14:textId="77777777" w:rsidR="00AB51AA" w:rsidRDefault="00AB51AA" w:rsidP="00107BDB">
      <w:pPr>
        <w:pStyle w:val="CommentText"/>
      </w:pPr>
      <w:r>
        <w:rPr>
          <w:rStyle w:val="CommentReference"/>
        </w:rPr>
        <w:annotationRef/>
      </w:r>
      <w:r>
        <w:t>Good</w:t>
      </w:r>
    </w:p>
  </w:comment>
  <w:comment w:id="6" w:author="Gardiner, Mary" w:date="2022-09-13T07:22:00Z" w:initials="GM">
    <w:p w14:paraId="76B8F326" w14:textId="77777777" w:rsidR="00AB51AA" w:rsidRDefault="00AB51AA" w:rsidP="00D7529E">
      <w:pPr>
        <w:pStyle w:val="CommentText"/>
      </w:pPr>
      <w:r>
        <w:rPr>
          <w:rStyle w:val="CommentReference"/>
        </w:rPr>
        <w:annotationRef/>
      </w:r>
      <w:r>
        <w:t>good</w:t>
      </w:r>
    </w:p>
  </w:comment>
  <w:comment w:id="7" w:author="Gardiner, Mary" w:date="2022-09-13T07:23:00Z" w:initials="GM">
    <w:p w14:paraId="5AD1C22E" w14:textId="77777777" w:rsidR="00AB51AA" w:rsidRDefault="00AB51AA" w:rsidP="00614292">
      <w:pPr>
        <w:pStyle w:val="CommentText"/>
      </w:pPr>
      <w:r>
        <w:rPr>
          <w:rStyle w:val="CommentReference"/>
        </w:rPr>
        <w:annotationRef/>
      </w:r>
      <w:r>
        <w:t xml:space="preserve">What types of greenspace? </w:t>
      </w:r>
    </w:p>
  </w:comment>
  <w:comment w:id="9" w:author="Perry, Kayla" w:date="2022-05-27T09:35:00Z" w:initials="PK">
    <w:p w14:paraId="4A5E0BB6" w14:textId="4A0B6DF9" w:rsidR="00F70973" w:rsidRDefault="00F70973">
      <w:pPr>
        <w:pStyle w:val="CommentText"/>
      </w:pPr>
      <w:r>
        <w:rPr>
          <w:rStyle w:val="CommentReference"/>
        </w:rPr>
        <w:annotationRef/>
      </w:r>
      <w:r>
        <w:t>Does this hypothesis hold for taxonomic diversity, too?</w:t>
      </w:r>
    </w:p>
  </w:comment>
  <w:comment w:id="10" w:author="Caralee" w:date="2022-05-30T14:52:00Z" w:initials="C">
    <w:p w14:paraId="5C5F4FA0" w14:textId="77777777" w:rsidR="00B46B11" w:rsidRDefault="00B46B11" w:rsidP="00B05EEE">
      <w:pPr>
        <w:pStyle w:val="CommentText"/>
      </w:pPr>
      <w:r>
        <w:rPr>
          <w:rStyle w:val="CommentReference"/>
        </w:rPr>
        <w:annotationRef/>
      </w:r>
      <w:r>
        <w:t xml:space="preserve">I am going with yes, based on Theodorou et al 2020 which found that "hymenoptera communities were more homogenous in urban compared to rural sites" </w:t>
      </w:r>
    </w:p>
  </w:comment>
  <w:comment w:id="8" w:author="Gardiner, Mary" w:date="2022-09-13T07:23:00Z" w:initials="GM">
    <w:p w14:paraId="44544EE1" w14:textId="77777777" w:rsidR="00AB51AA" w:rsidRDefault="00AB51AA" w:rsidP="002E13DF">
      <w:pPr>
        <w:pStyle w:val="CommentText"/>
      </w:pPr>
      <w:r>
        <w:rPr>
          <w:rStyle w:val="CommentReference"/>
        </w:rPr>
        <w:annotationRef/>
      </w:r>
      <w:r>
        <w:t xml:space="preserve">Why? </w:t>
      </w:r>
    </w:p>
  </w:comment>
  <w:comment w:id="11" w:author="Gardiner, Mary" w:date="2022-09-13T07:23:00Z" w:initials="GM">
    <w:p w14:paraId="548CE1DF" w14:textId="77777777" w:rsidR="00AB51AA" w:rsidRDefault="00AB51AA" w:rsidP="00B45BAF">
      <w:pPr>
        <w:pStyle w:val="CommentText"/>
      </w:pPr>
      <w:r>
        <w:rPr>
          <w:rStyle w:val="CommentReference"/>
        </w:rPr>
        <w:annotationRef/>
      </w:r>
      <w:r>
        <w:t xml:space="preserve">Why did you have lit support for this? If so, cite4 it. </w:t>
      </w:r>
    </w:p>
  </w:comment>
  <w:comment w:id="12" w:author="Perry, Kayla" w:date="2022-04-15T16:35:00Z" w:initials="PK">
    <w:p w14:paraId="143D4149" w14:textId="7C80C738" w:rsidR="0094489E" w:rsidRDefault="0094489E">
      <w:pPr>
        <w:pStyle w:val="CommentText"/>
      </w:pPr>
      <w:r>
        <w:rPr>
          <w:rStyle w:val="CommentReference"/>
        </w:rPr>
        <w:annotationRef/>
      </w:r>
      <w:r>
        <w:t>Here is where I would provide some information on CLE as our study site</w:t>
      </w:r>
    </w:p>
  </w:comment>
  <w:comment w:id="13" w:author="Gardiner, Mary" w:date="2022-09-13T07:25:00Z" w:initials="GM">
    <w:p w14:paraId="31D1CECE" w14:textId="77777777" w:rsidR="00AB51AA" w:rsidRDefault="00AB51AA" w:rsidP="00B14377">
      <w:pPr>
        <w:pStyle w:val="CommentText"/>
      </w:pPr>
      <w:r>
        <w:rPr>
          <w:rStyle w:val="CommentReference"/>
        </w:rPr>
        <w:annotationRef/>
      </w:r>
      <w:r>
        <w:t>Weird way to say this rephrase. Also check your numbers I think its over 50% based on census??</w:t>
      </w:r>
    </w:p>
  </w:comment>
  <w:comment w:id="14" w:author="Perry, Kayla" w:date="2022-07-11T09:43:00Z" w:initials="PK">
    <w:p w14:paraId="4508CDBB" w14:textId="05697958" w:rsidR="00924498" w:rsidRDefault="00924498">
      <w:pPr>
        <w:pStyle w:val="CommentText"/>
      </w:pPr>
      <w:r>
        <w:rPr>
          <w:rStyle w:val="CommentReference"/>
        </w:rPr>
        <w:annotationRef/>
      </w:r>
      <w:r>
        <w:t>It’s a strange rule, but generally, numbers 1-9 are spelled out, then 10 and above are written numerically.</w:t>
      </w:r>
    </w:p>
  </w:comment>
  <w:comment w:id="15" w:author="Perry, Kayla" w:date="2022-07-11T09:44:00Z" w:initials="PK">
    <w:p w14:paraId="10E26D6E" w14:textId="3274F8D4" w:rsidR="00924498" w:rsidRDefault="00924498">
      <w:pPr>
        <w:pStyle w:val="CommentText"/>
      </w:pPr>
      <w:r>
        <w:rPr>
          <w:rStyle w:val="CommentReference"/>
        </w:rPr>
        <w:annotationRef/>
      </w:r>
      <w:r>
        <w:t>This seems low?</w:t>
      </w:r>
    </w:p>
  </w:comment>
  <w:comment w:id="16" w:author="Gardiner, Mary" w:date="2022-09-13T07:25:00Z" w:initials="GM">
    <w:p w14:paraId="4B074286" w14:textId="77777777" w:rsidR="00AB51AA" w:rsidRDefault="00AB51AA" w:rsidP="00C52997">
      <w:pPr>
        <w:pStyle w:val="CommentText"/>
      </w:pPr>
      <w:r>
        <w:rPr>
          <w:rStyle w:val="CommentReference"/>
        </w:rPr>
        <w:annotationRef/>
      </w:r>
      <w:r>
        <w:t xml:space="preserve">This number is wrong. What do we cite in Chaffen? Can you find updated info on the CLE landbank website? </w:t>
      </w:r>
    </w:p>
  </w:comment>
  <w:comment w:id="17" w:author="Gardiner, Mary" w:date="2022-09-13T07:27:00Z" w:initials="GM">
    <w:p w14:paraId="070A8D9E" w14:textId="77777777" w:rsidR="000F6D84" w:rsidRDefault="000F6D84" w:rsidP="00270F06">
      <w:pPr>
        <w:pStyle w:val="CommentText"/>
      </w:pPr>
      <w:r>
        <w:rPr>
          <w:rStyle w:val="CommentReference"/>
        </w:rPr>
        <w:annotationRef/>
      </w:r>
      <w:r>
        <w:t>This is not the right paper</w:t>
      </w:r>
    </w:p>
  </w:comment>
  <w:comment w:id="19" w:author="Perry, Kayla" w:date="2022-05-27T09:55:00Z" w:initials="PK">
    <w:p w14:paraId="65DB9FF0" w14:textId="1D6137BE" w:rsidR="00A73329" w:rsidRDefault="00A73329">
      <w:pPr>
        <w:pStyle w:val="CommentText"/>
      </w:pPr>
      <w:r>
        <w:rPr>
          <w:rStyle w:val="CommentReference"/>
        </w:rPr>
        <w:annotationRef/>
      </w:r>
      <w:r>
        <w:t>Here is some additional information I pulled from my own paper, you might want to rephrase and include some of this here</w:t>
      </w:r>
    </w:p>
    <w:p w14:paraId="5C403931" w14:textId="77777777" w:rsidR="00A73329" w:rsidRDefault="00A73329">
      <w:pPr>
        <w:pStyle w:val="CommentText"/>
      </w:pPr>
    </w:p>
    <w:p w14:paraId="2AA6917F" w14:textId="77777777" w:rsidR="00A73329" w:rsidRDefault="00A73329" w:rsidP="00A73329">
      <w:pPr>
        <w:autoSpaceDE w:val="0"/>
        <w:autoSpaceDN w:val="0"/>
        <w:adjustRightInd w:val="0"/>
        <w:spacing w:after="0" w:line="240" w:lineRule="auto"/>
        <w:rPr>
          <w:rFonts w:ascii="AdvPS_TINR" w:hAnsi="AdvPS_TINR" w:cs="AdvPS_TINR"/>
          <w:sz w:val="18"/>
          <w:szCs w:val="18"/>
        </w:rPr>
      </w:pPr>
      <w:r>
        <w:rPr>
          <w:rFonts w:ascii="AdvPS_TINR" w:hAnsi="AdvPS_TINR" w:cs="AdvPS_TINR"/>
          <w:sz w:val="18"/>
          <w:szCs w:val="18"/>
        </w:rPr>
        <w:t>Prairies were seeded with native species on 3</w:t>
      </w:r>
      <w:r>
        <w:rPr>
          <w:rFonts w:ascii="AdvTTec369687+20" w:hAnsi="AdvTTec369687+20" w:cs="AdvTTec369687+20"/>
          <w:sz w:val="18"/>
          <w:szCs w:val="18"/>
        </w:rPr>
        <w:t>–</w:t>
      </w:r>
      <w:r>
        <w:rPr>
          <w:rFonts w:ascii="AdvPS_TINR" w:hAnsi="AdvPS_TINR" w:cs="AdvPS_TINR"/>
          <w:sz w:val="18"/>
          <w:szCs w:val="18"/>
        </w:rPr>
        <w:t>12</w:t>
      </w:r>
    </w:p>
    <w:p w14:paraId="53287D24" w14:textId="77777777" w:rsidR="00A73329" w:rsidRDefault="00A73329" w:rsidP="00A73329">
      <w:pPr>
        <w:autoSpaceDE w:val="0"/>
        <w:autoSpaceDN w:val="0"/>
        <w:adjustRightInd w:val="0"/>
        <w:spacing w:after="0" w:line="240" w:lineRule="auto"/>
        <w:rPr>
          <w:rFonts w:ascii="AdvPS_TINR" w:hAnsi="AdvPS_TINR" w:cs="AdvPS_TINR"/>
          <w:sz w:val="18"/>
          <w:szCs w:val="18"/>
        </w:rPr>
      </w:pPr>
      <w:r>
        <w:rPr>
          <w:rFonts w:ascii="AdvPS_TINR" w:hAnsi="AdvPS_TINR" w:cs="AdvPS_TINR"/>
          <w:sz w:val="18"/>
          <w:szCs w:val="18"/>
        </w:rPr>
        <w:t>November 2014 by Ohio Prairie Nursery (Hiram, Ohio,</w:t>
      </w:r>
    </w:p>
    <w:p w14:paraId="5355BD45" w14:textId="77777777" w:rsidR="00A73329" w:rsidRDefault="00A73329" w:rsidP="00A73329">
      <w:pPr>
        <w:autoSpaceDE w:val="0"/>
        <w:autoSpaceDN w:val="0"/>
        <w:adjustRightInd w:val="0"/>
        <w:spacing w:after="0" w:line="240" w:lineRule="auto"/>
        <w:rPr>
          <w:rFonts w:ascii="AdvPS_TINR" w:hAnsi="AdvPS_TINR" w:cs="AdvPS_TINR"/>
          <w:sz w:val="18"/>
          <w:szCs w:val="18"/>
        </w:rPr>
      </w:pPr>
      <w:r>
        <w:rPr>
          <w:rFonts w:ascii="AdvPS_TINR" w:hAnsi="AdvPS_TINR" w:cs="AdvPS_TINR"/>
          <w:sz w:val="18"/>
          <w:szCs w:val="18"/>
        </w:rPr>
        <w:t>USA) following two applications of non-selective glyphosate-</w:t>
      </w:r>
    </w:p>
    <w:p w14:paraId="1B4AEF30" w14:textId="77777777" w:rsidR="00A73329" w:rsidRDefault="00A73329" w:rsidP="00A73329">
      <w:pPr>
        <w:autoSpaceDE w:val="0"/>
        <w:autoSpaceDN w:val="0"/>
        <w:adjustRightInd w:val="0"/>
        <w:spacing w:after="0" w:line="240" w:lineRule="auto"/>
        <w:rPr>
          <w:rFonts w:ascii="AdvPS_TINR" w:hAnsi="AdvPS_TINR" w:cs="AdvPS_TINR"/>
          <w:sz w:val="18"/>
          <w:szCs w:val="18"/>
        </w:rPr>
      </w:pPr>
      <w:r>
        <w:rPr>
          <w:rFonts w:ascii="AdvPS_TINR" w:hAnsi="AdvPS_TINR" w:cs="AdvPS_TINR"/>
          <w:sz w:val="18"/>
          <w:szCs w:val="18"/>
        </w:rPr>
        <w:t>based herbicide on 28</w:t>
      </w:r>
      <w:r>
        <w:rPr>
          <w:rFonts w:ascii="AdvTTec369687+20" w:hAnsi="AdvTTec369687+20" w:cs="AdvTTec369687+20"/>
          <w:sz w:val="18"/>
          <w:szCs w:val="18"/>
        </w:rPr>
        <w:t>–</w:t>
      </w:r>
      <w:r>
        <w:rPr>
          <w:rFonts w:ascii="AdvPS_TINR" w:hAnsi="AdvPS_TINR" w:cs="AdvPS_TINR"/>
          <w:sz w:val="18"/>
          <w:szCs w:val="18"/>
        </w:rPr>
        <w:t>30 May and 23</w:t>
      </w:r>
      <w:r>
        <w:rPr>
          <w:rFonts w:ascii="AdvTTec369687+20" w:hAnsi="AdvTTec369687+20" w:cs="AdvTTec369687+20"/>
          <w:sz w:val="18"/>
          <w:szCs w:val="18"/>
        </w:rPr>
        <w:t>–</w:t>
      </w:r>
      <w:r>
        <w:rPr>
          <w:rFonts w:ascii="AdvPS_TINR" w:hAnsi="AdvPS_TINR" w:cs="AdvPS_TINR"/>
          <w:sz w:val="18"/>
          <w:szCs w:val="18"/>
        </w:rPr>
        <w:t>25 June</w:t>
      </w:r>
    </w:p>
    <w:p w14:paraId="24C6C63A" w14:textId="77777777" w:rsidR="00A73329" w:rsidRDefault="00A73329" w:rsidP="00A73329">
      <w:pPr>
        <w:autoSpaceDE w:val="0"/>
        <w:autoSpaceDN w:val="0"/>
        <w:adjustRightInd w:val="0"/>
        <w:spacing w:after="0" w:line="240" w:lineRule="auto"/>
        <w:rPr>
          <w:rFonts w:ascii="AdvPS_TINR" w:hAnsi="AdvPS_TINR" w:cs="AdvPS_TINR"/>
          <w:sz w:val="18"/>
          <w:szCs w:val="18"/>
        </w:rPr>
      </w:pPr>
      <w:r>
        <w:rPr>
          <w:rFonts w:ascii="AdvPS_TINR" w:hAnsi="AdvPS_TINR" w:cs="AdvPS_TINR"/>
          <w:sz w:val="18"/>
          <w:szCs w:val="18"/>
        </w:rPr>
        <w:t>2014. Native plants were selected based on their ability</w:t>
      </w:r>
    </w:p>
    <w:p w14:paraId="78AF64FA" w14:textId="77777777" w:rsidR="00A73329" w:rsidRDefault="00A73329" w:rsidP="00A73329">
      <w:pPr>
        <w:autoSpaceDE w:val="0"/>
        <w:autoSpaceDN w:val="0"/>
        <w:adjustRightInd w:val="0"/>
        <w:spacing w:after="0" w:line="240" w:lineRule="auto"/>
        <w:rPr>
          <w:rFonts w:ascii="AdvPS_TINR" w:hAnsi="AdvPS_TINR" w:cs="AdvPS_TINR"/>
          <w:sz w:val="18"/>
          <w:szCs w:val="18"/>
        </w:rPr>
      </w:pPr>
      <w:r>
        <w:rPr>
          <w:rFonts w:ascii="AdvPS_TINR" w:hAnsi="AdvPS_TINR" w:cs="AdvPS_TINR"/>
          <w:sz w:val="18"/>
          <w:szCs w:val="18"/>
        </w:rPr>
        <w:t>to support arthropod diversity (Fiedler et al. 2008) and</w:t>
      </w:r>
    </w:p>
    <w:p w14:paraId="7BC1B6B7" w14:textId="77777777" w:rsidR="00A73329" w:rsidRDefault="00A73329" w:rsidP="00A73329">
      <w:pPr>
        <w:autoSpaceDE w:val="0"/>
        <w:autoSpaceDN w:val="0"/>
        <w:adjustRightInd w:val="0"/>
        <w:spacing w:after="0" w:line="240" w:lineRule="auto"/>
        <w:rPr>
          <w:rFonts w:ascii="AdvPS_TINR" w:hAnsi="AdvPS_TINR" w:cs="AdvPS_TINR"/>
          <w:sz w:val="18"/>
          <w:szCs w:val="18"/>
        </w:rPr>
      </w:pPr>
      <w:r>
        <w:rPr>
          <w:rFonts w:ascii="AdvPS_TINR" w:hAnsi="AdvPS_TINR" w:cs="AdvPS_TINR"/>
          <w:sz w:val="18"/>
          <w:szCs w:val="18"/>
        </w:rPr>
        <w:t>to maintain a bloom period from mid-May to late</w:t>
      </w:r>
    </w:p>
    <w:p w14:paraId="518B79E6" w14:textId="77777777" w:rsidR="00A73329" w:rsidRDefault="00A73329" w:rsidP="00A73329">
      <w:pPr>
        <w:autoSpaceDE w:val="0"/>
        <w:autoSpaceDN w:val="0"/>
        <w:adjustRightInd w:val="0"/>
        <w:spacing w:after="0" w:line="240" w:lineRule="auto"/>
        <w:rPr>
          <w:rFonts w:ascii="AdvPS_TINR" w:hAnsi="AdvPS_TINR" w:cs="AdvPS_TINR"/>
          <w:sz w:val="18"/>
          <w:szCs w:val="18"/>
        </w:rPr>
      </w:pPr>
      <w:r>
        <w:rPr>
          <w:rFonts w:ascii="AdvPS_TINR" w:hAnsi="AdvPS_TINR" w:cs="AdvPS_TINR"/>
          <w:sz w:val="18"/>
          <w:szCs w:val="18"/>
        </w:rPr>
        <w:t>September. Prairie treatments were over-seeded with an</w:t>
      </w:r>
    </w:p>
    <w:p w14:paraId="6ED04A4A" w14:textId="77777777" w:rsidR="00A73329" w:rsidRDefault="00A73329" w:rsidP="00A73329">
      <w:pPr>
        <w:autoSpaceDE w:val="0"/>
        <w:autoSpaceDN w:val="0"/>
        <w:adjustRightInd w:val="0"/>
        <w:spacing w:after="0" w:line="240" w:lineRule="auto"/>
        <w:rPr>
          <w:rFonts w:ascii="AdvPS_TINR" w:hAnsi="AdvPS_TINR" w:cs="AdvPS_TINR"/>
          <w:sz w:val="18"/>
          <w:szCs w:val="18"/>
        </w:rPr>
      </w:pPr>
      <w:r>
        <w:rPr>
          <w:rFonts w:ascii="AdvPS_TINR" w:hAnsi="AdvPS_TINR" w:cs="AdvPS_TINR"/>
          <w:sz w:val="18"/>
          <w:szCs w:val="18"/>
        </w:rPr>
        <w:t>additional mixture of two or six forb species on 28</w:t>
      </w:r>
      <w:r>
        <w:rPr>
          <w:rFonts w:ascii="AdvTTec369687+20" w:hAnsi="AdvTTec369687+20" w:cs="AdvTTec369687+20"/>
          <w:sz w:val="18"/>
          <w:szCs w:val="18"/>
        </w:rPr>
        <w:t>–</w:t>
      </w:r>
      <w:r>
        <w:rPr>
          <w:rFonts w:ascii="AdvPS_TINR" w:hAnsi="AdvPS_TINR" w:cs="AdvPS_TINR"/>
          <w:sz w:val="18"/>
          <w:szCs w:val="18"/>
        </w:rPr>
        <w:t>29</w:t>
      </w:r>
    </w:p>
    <w:p w14:paraId="47BEDBA3" w14:textId="77777777" w:rsidR="00A73329" w:rsidRDefault="00A73329" w:rsidP="00A73329">
      <w:pPr>
        <w:autoSpaceDE w:val="0"/>
        <w:autoSpaceDN w:val="0"/>
        <w:adjustRightInd w:val="0"/>
        <w:spacing w:after="0" w:line="240" w:lineRule="auto"/>
        <w:rPr>
          <w:rFonts w:ascii="AdvPS_TINR" w:hAnsi="AdvPS_TINR" w:cs="AdvPS_TINR"/>
          <w:sz w:val="18"/>
          <w:szCs w:val="18"/>
        </w:rPr>
      </w:pPr>
      <w:r>
        <w:rPr>
          <w:rFonts w:ascii="AdvPS_TINR" w:hAnsi="AdvPS_TINR" w:cs="AdvPS_TINR"/>
          <w:sz w:val="18"/>
          <w:szCs w:val="18"/>
        </w:rPr>
        <w:t>January 2016 to improve site appearances (Appendix S1:</w:t>
      </w:r>
    </w:p>
    <w:p w14:paraId="7FFCE5A3" w14:textId="77777777" w:rsidR="00A73329" w:rsidRDefault="00A73329" w:rsidP="00A73329">
      <w:pPr>
        <w:autoSpaceDE w:val="0"/>
        <w:autoSpaceDN w:val="0"/>
        <w:adjustRightInd w:val="0"/>
        <w:spacing w:after="0" w:line="240" w:lineRule="auto"/>
        <w:rPr>
          <w:rFonts w:ascii="AdvPS_TINR" w:hAnsi="AdvPS_TINR" w:cs="AdvPS_TINR"/>
          <w:sz w:val="18"/>
          <w:szCs w:val="18"/>
        </w:rPr>
      </w:pPr>
      <w:r>
        <w:rPr>
          <w:rFonts w:ascii="AdvPS_TINR" w:hAnsi="AdvPS_TINR" w:cs="AdvPS_TINR"/>
          <w:sz w:val="18"/>
          <w:szCs w:val="18"/>
        </w:rPr>
        <w:t>Table S2). Prior to establishment of the four habitat</w:t>
      </w:r>
    </w:p>
    <w:p w14:paraId="24028DDC" w14:textId="77777777" w:rsidR="00A73329" w:rsidRDefault="00A73329" w:rsidP="00A73329">
      <w:pPr>
        <w:autoSpaceDE w:val="0"/>
        <w:autoSpaceDN w:val="0"/>
        <w:adjustRightInd w:val="0"/>
        <w:spacing w:after="0" w:line="240" w:lineRule="auto"/>
        <w:rPr>
          <w:rFonts w:ascii="AdvPS_TINR" w:hAnsi="AdvPS_TINR" w:cs="AdvPS_TINR"/>
          <w:sz w:val="18"/>
          <w:szCs w:val="18"/>
        </w:rPr>
      </w:pPr>
      <w:r>
        <w:rPr>
          <w:rFonts w:ascii="AdvPS_TINR" w:hAnsi="AdvPS_TINR" w:cs="AdvPS_TINR"/>
          <w:sz w:val="18"/>
          <w:szCs w:val="18"/>
        </w:rPr>
        <w:t>management treatments, all vacant lots were maintained</w:t>
      </w:r>
    </w:p>
    <w:p w14:paraId="5FE0913B" w14:textId="1108FD47" w:rsidR="00A73329" w:rsidRDefault="00A73329" w:rsidP="00A73329">
      <w:pPr>
        <w:pStyle w:val="CommentText"/>
      </w:pPr>
      <w:r>
        <w:rPr>
          <w:rFonts w:ascii="AdvPS_TINR" w:hAnsi="AdvPS_TINR" w:cs="AdvPS_TINR"/>
          <w:sz w:val="18"/>
          <w:szCs w:val="18"/>
        </w:rPr>
        <w:t>by the city via monthly mowing.</w:t>
      </w:r>
    </w:p>
  </w:comment>
  <w:comment w:id="37" w:author="Perry, Kayla" w:date="2022-05-27T10:12:00Z" w:initials="PK">
    <w:p w14:paraId="12ACC499" w14:textId="45477081" w:rsidR="008A19D4" w:rsidRDefault="008A19D4">
      <w:pPr>
        <w:pStyle w:val="CommentText"/>
      </w:pPr>
      <w:r>
        <w:rPr>
          <w:rStyle w:val="CommentReference"/>
        </w:rPr>
        <w:annotationRef/>
      </w:r>
      <w:r>
        <w:t>I would give a separate average for vacant lots and farms. The farms are likely much larger than the VLs</w:t>
      </w:r>
    </w:p>
  </w:comment>
  <w:comment w:id="34" w:author="Perry, Kayla" w:date="2022-07-11T09:48:00Z" w:initials="PK">
    <w:p w14:paraId="3B0648B4" w14:textId="1D4291B8" w:rsidR="00C9555B" w:rsidRDefault="00C9555B">
      <w:pPr>
        <w:pStyle w:val="CommentText"/>
      </w:pPr>
      <w:r>
        <w:rPr>
          <w:rStyle w:val="CommentReference"/>
        </w:rPr>
        <w:annotationRef/>
      </w:r>
      <w:r>
        <w:t>Do you have an average size in addition to the range?</w:t>
      </w:r>
    </w:p>
  </w:comment>
  <w:comment w:id="35" w:author="Gardiner, Mary" w:date="2022-09-13T07:31:00Z" w:initials="GM">
    <w:p w14:paraId="63A62D1D" w14:textId="77777777" w:rsidR="000F6D84" w:rsidRDefault="000F6D84" w:rsidP="00BC0134">
      <w:pPr>
        <w:pStyle w:val="CommentText"/>
      </w:pPr>
      <w:r>
        <w:rPr>
          <w:rStyle w:val="CommentReference"/>
        </w:rPr>
        <w:annotationRef/>
      </w:r>
      <w:r>
        <w:t xml:space="preserve">This is weird. Why do we have an average for one study and a range for another. I would take this out. Unless you have sizes for each VL sampled by Katie. If she has an average she has this information. </w:t>
      </w:r>
    </w:p>
  </w:comment>
  <w:comment w:id="39" w:author="Perry, Kayla" w:date="2022-04-15T16:55:00Z" w:initials="PK">
    <w:p w14:paraId="772C4DFE" w14:textId="10706DCF" w:rsidR="00512B9B" w:rsidRDefault="00512B9B">
      <w:pPr>
        <w:pStyle w:val="CommentText"/>
      </w:pPr>
      <w:r>
        <w:rPr>
          <w:rStyle w:val="CommentReference"/>
        </w:rPr>
        <w:annotationRef/>
      </w:r>
      <w:r>
        <w:t>Have these bees been deposited in the museum?</w:t>
      </w:r>
    </w:p>
  </w:comment>
  <w:comment w:id="44" w:author="Perry, Kayla" w:date="2022-07-11T09:50:00Z" w:initials="PK">
    <w:p w14:paraId="4621A642" w14:textId="72F3B2EB" w:rsidR="00EE49E6" w:rsidRDefault="00EE49E6">
      <w:pPr>
        <w:pStyle w:val="CommentText"/>
      </w:pPr>
      <w:r>
        <w:rPr>
          <w:rStyle w:val="CommentReference"/>
        </w:rPr>
        <w:annotationRef/>
      </w:r>
      <w:r>
        <w:t>The bowls and malaise trap were left at each site for four hours? That seems short</w:t>
      </w:r>
    </w:p>
  </w:comment>
  <w:comment w:id="40" w:author="Perry, Kayla" w:date="2022-05-27T10:18:00Z" w:initials="PK">
    <w:p w14:paraId="13D9DD42" w14:textId="5AE79174" w:rsidR="00557C38" w:rsidRDefault="00557C38">
      <w:pPr>
        <w:pStyle w:val="CommentText"/>
      </w:pPr>
      <w:r>
        <w:rPr>
          <w:rStyle w:val="CommentReference"/>
        </w:rPr>
        <w:annotationRef/>
      </w:r>
      <w:r>
        <w:t>I would had how many pan traps were placed at each site</w:t>
      </w:r>
    </w:p>
  </w:comment>
  <w:comment w:id="38" w:author="Gardiner, Mary" w:date="2022-09-13T07:37:00Z" w:initials="GM">
    <w:p w14:paraId="20951AA3" w14:textId="77777777" w:rsidR="00E05517" w:rsidRDefault="00E05517" w:rsidP="004066D8">
      <w:pPr>
        <w:pStyle w:val="CommentText"/>
      </w:pPr>
      <w:r>
        <w:rPr>
          <w:rStyle w:val="CommentReference"/>
        </w:rPr>
        <w:annotationRef/>
      </w:r>
      <w:r>
        <w:t xml:space="preserve">This brings up a very important point I would like you to discuss with Kayla. The Sivakoff and Turo had much different sampling efforts and used different tools, yet, you are comparing their data. I think we might be in better shape to omit the Sivakoff data or analyze it separately. I think we might be getting some funny results because for instance vacs are going to collect different bees than pans, and Sivakoff did not have vac data. So your HYP that farms have reduced functional diversity is hard to really test. Might be better to focus on if PP increase functional diversity relative to existing VL and really dig into into that Q. </w:t>
      </w:r>
    </w:p>
  </w:comment>
  <w:comment w:id="50" w:author="Perry, Kayla" w:date="2022-05-27T10:25:00Z" w:initials="PK">
    <w:p w14:paraId="19576FC1" w14:textId="674B6469" w:rsidR="00E53B42" w:rsidRDefault="00E53B42">
      <w:pPr>
        <w:pStyle w:val="CommentText"/>
      </w:pPr>
      <w:r>
        <w:rPr>
          <w:rStyle w:val="CommentReference"/>
        </w:rPr>
        <w:annotationRef/>
      </w:r>
      <w:r>
        <w:t>First, you need to list all the landcover types provided by the planning commission. Then, you need a sentence saying which cover types were combined to get greenspace.</w:t>
      </w:r>
    </w:p>
  </w:comment>
  <w:comment w:id="51" w:author="Perry, Kayla" w:date="2022-05-27T10:27:00Z" w:initials="PK">
    <w:p w14:paraId="337540EB" w14:textId="53E6BA24" w:rsidR="00E53B42" w:rsidRDefault="00E53B42">
      <w:pPr>
        <w:pStyle w:val="CommentText"/>
      </w:pPr>
      <w:r>
        <w:rPr>
          <w:rStyle w:val="CommentReference"/>
        </w:rPr>
        <w:annotationRef/>
      </w:r>
      <w:r>
        <w:t>Spell these out in addition to providing the abbrev.</w:t>
      </w:r>
    </w:p>
  </w:comment>
  <w:comment w:id="52" w:author="Perry, Kayla" w:date="2022-05-27T10:27:00Z" w:initials="PK">
    <w:p w14:paraId="6AEC36A0" w14:textId="63C18BE6" w:rsidR="00E53B42" w:rsidRDefault="00E53B42">
      <w:pPr>
        <w:pStyle w:val="CommentText"/>
      </w:pPr>
      <w:r>
        <w:rPr>
          <w:rStyle w:val="CommentReference"/>
        </w:rPr>
        <w:annotationRef/>
      </w:r>
      <w:r>
        <w:t>You might want to describe briefly how this metric is calculated since it is the most complicated.</w:t>
      </w:r>
    </w:p>
  </w:comment>
  <w:comment w:id="53" w:author="Perry, Kayla" w:date="2022-05-27T10:29:00Z" w:initials="PK">
    <w:p w14:paraId="27B445C4" w14:textId="3C17E3E8" w:rsidR="00994FFA" w:rsidRDefault="00994FFA">
      <w:pPr>
        <w:pStyle w:val="CommentText"/>
      </w:pPr>
      <w:r>
        <w:rPr>
          <w:rStyle w:val="CommentReference"/>
        </w:rPr>
        <w:annotationRef/>
      </w:r>
      <w:r>
        <w:t>Did we also use records from the Triplehorn Collection? If so, might want to shout them out here, too</w:t>
      </w:r>
    </w:p>
  </w:comment>
  <w:comment w:id="54" w:author="Caralee" w:date="2022-06-28T11:21:00Z" w:initials="C">
    <w:p w14:paraId="71C65D88" w14:textId="77777777" w:rsidR="00BF7B1D" w:rsidRDefault="00BF7B1D" w:rsidP="003230E0">
      <w:pPr>
        <w:pStyle w:val="CommentText"/>
      </w:pPr>
      <w:r>
        <w:rPr>
          <w:rStyle w:val="CommentReference"/>
        </w:rPr>
        <w:annotationRef/>
      </w:r>
      <w:r>
        <w:t>Not for the regional species pool I don't think. Just for body lengths (we were considering using them for a more landscape based regional pool based on county records, but decided to use the entire state instead)</w:t>
      </w:r>
    </w:p>
  </w:comment>
  <w:comment w:id="56" w:author="Perry, Kayla" w:date="2022-05-27T11:17:00Z" w:initials="PK">
    <w:p w14:paraId="56D9BB2D" w14:textId="14962345" w:rsidR="00D25717" w:rsidRDefault="00D25717">
      <w:pPr>
        <w:pStyle w:val="CommentText"/>
      </w:pPr>
      <w:r>
        <w:rPr>
          <w:rStyle w:val="CommentReference"/>
        </w:rPr>
        <w:annotationRef/>
      </w:r>
      <w:r>
        <w:t>I see you are using nonnative in the results so I changed it here. Just need to pick one and be consistent throughout</w:t>
      </w:r>
    </w:p>
  </w:comment>
  <w:comment w:id="57" w:author="Perry, Kayla" w:date="2022-04-16T19:28:00Z" w:initials="PK">
    <w:p w14:paraId="3266AEC9" w14:textId="77777777" w:rsidR="007E2B1A" w:rsidRDefault="007E2B1A">
      <w:pPr>
        <w:pStyle w:val="CommentText"/>
      </w:pPr>
      <w:r>
        <w:rPr>
          <w:rStyle w:val="CommentReference"/>
        </w:rPr>
        <w:annotationRef/>
      </w:r>
      <w:r>
        <w:t>This section does not have enough information for someone to replicate the statistics</w:t>
      </w:r>
    </w:p>
    <w:p w14:paraId="28860364" w14:textId="43ABF489" w:rsidR="007E2B1A" w:rsidRDefault="007E2B1A">
      <w:pPr>
        <w:pStyle w:val="CommentText"/>
      </w:pPr>
      <w:r>
        <w:t>If you want, I can write some of this section</w:t>
      </w:r>
    </w:p>
  </w:comment>
  <w:comment w:id="58" w:author="Perry, Kayla" w:date="2022-05-27T11:11:00Z" w:initials="PK">
    <w:p w14:paraId="2172BE51" w14:textId="32E74374" w:rsidR="00390268" w:rsidRDefault="00390268">
      <w:pPr>
        <w:pStyle w:val="CommentText"/>
      </w:pPr>
      <w:r>
        <w:rPr>
          <w:rStyle w:val="CommentReference"/>
        </w:rPr>
        <w:annotationRef/>
      </w:r>
      <w:r>
        <w:t>I’m skipping over this section again to make sure I get through the results.</w:t>
      </w:r>
    </w:p>
  </w:comment>
  <w:comment w:id="59" w:author="Perry, Kayla" w:date="2022-07-12T09:51:00Z" w:initials="PK">
    <w:p w14:paraId="1A9BAC50" w14:textId="6061BD8E" w:rsidR="00F06879" w:rsidRDefault="00F06879">
      <w:pPr>
        <w:pStyle w:val="CommentText"/>
      </w:pPr>
      <w:r>
        <w:rPr>
          <w:rStyle w:val="CommentReference"/>
        </w:rPr>
        <w:annotationRef/>
      </w:r>
      <w:r>
        <w:t>Note: we need to remember to distinguish which greenspace types were used for which analyses.</w:t>
      </w:r>
    </w:p>
  </w:comment>
  <w:comment w:id="68" w:author="Perry, Kayla" w:date="2022-05-27T13:25:00Z" w:initials="PK">
    <w:p w14:paraId="7F976370" w14:textId="446F523E" w:rsidR="00DB17E0" w:rsidRDefault="00DB17E0">
      <w:pPr>
        <w:pStyle w:val="CommentText"/>
      </w:pPr>
      <w:r>
        <w:rPr>
          <w:rStyle w:val="CommentReference"/>
        </w:rPr>
        <w:annotationRef/>
      </w:r>
      <w:r>
        <w:t>Since you list the SES values and p-values in the table, I wouldn’t include them in the text</w:t>
      </w:r>
    </w:p>
  </w:comment>
  <w:comment w:id="69" w:author="Perry, Kayla" w:date="2022-05-27T13:26:00Z" w:initials="PK">
    <w:p w14:paraId="4322B953" w14:textId="0D583C1F" w:rsidR="00DB17E0" w:rsidRDefault="00DB17E0">
      <w:pPr>
        <w:pStyle w:val="CommentText"/>
      </w:pPr>
      <w:r>
        <w:rPr>
          <w:rStyle w:val="CommentReference"/>
        </w:rPr>
        <w:annotationRef/>
      </w:r>
      <w:r>
        <w:t>You can model these paragraphs after the two above</w:t>
      </w:r>
    </w:p>
  </w:comment>
  <w:comment w:id="72" w:author="Gardiner, Mary" w:date="2022-09-13T07:49:00Z" w:initials="GM">
    <w:p w14:paraId="5ABB5E29" w14:textId="77777777" w:rsidR="001446EA" w:rsidRDefault="001446EA" w:rsidP="00F966CB">
      <w:pPr>
        <w:pStyle w:val="CommentText"/>
      </w:pPr>
      <w:r>
        <w:rPr>
          <w:rStyle w:val="CommentReference"/>
        </w:rPr>
        <w:annotationRef/>
      </w:r>
      <w:r>
        <w:t xml:space="preserve">The topic sentence of the PP is local management. I think this LS result should be in a different section? Removing the tables and adding headings to the discussion would help. </w:t>
      </w:r>
    </w:p>
  </w:comment>
  <w:comment w:id="74" w:author="Perry, Kayla" w:date="2022-07-12T11:48:00Z" w:initials="PK">
    <w:p w14:paraId="7F243C58" w14:textId="76EE0038" w:rsidR="00C8315C" w:rsidRDefault="00C8315C" w:rsidP="00C8315C">
      <w:pPr>
        <w:pStyle w:val="CommentText"/>
      </w:pPr>
      <w:r>
        <w:rPr>
          <w:rStyle w:val="CommentReference"/>
        </w:rPr>
        <w:annotationRef/>
      </w:r>
      <w:r>
        <w:t>This is good, you need to do this for the diversity indices above.</w:t>
      </w:r>
    </w:p>
  </w:comment>
  <w:comment w:id="73" w:author="Gardiner, Mary" w:date="2022-09-13T07:53:00Z" w:initials="GM">
    <w:p w14:paraId="2D39D069" w14:textId="77777777" w:rsidR="000F5B84" w:rsidRDefault="000F5B84">
      <w:pPr>
        <w:pStyle w:val="CommentText"/>
      </w:pPr>
      <w:r>
        <w:rPr>
          <w:rStyle w:val="CommentReference"/>
        </w:rPr>
        <w:annotationRef/>
      </w:r>
      <w:r>
        <w:t>I hate appreciations. I don’t want to remember what PLAND is. I would define a short name for each of these in the methods then when you talk about them say something like:</w:t>
      </w:r>
    </w:p>
    <w:p w14:paraId="1DFD2709" w14:textId="77777777" w:rsidR="000F5B84" w:rsidRDefault="000F5B84">
      <w:pPr>
        <w:pStyle w:val="CommentText"/>
      </w:pPr>
    </w:p>
    <w:p w14:paraId="7C54D8BF" w14:textId="77777777" w:rsidR="000F5B84" w:rsidRDefault="000F5B84" w:rsidP="000729EA">
      <w:pPr>
        <w:pStyle w:val="CommentText"/>
      </w:pPr>
      <w:r>
        <w:t>….greenspace isolation (ENN)….</w:t>
      </w:r>
    </w:p>
  </w:comment>
  <w:comment w:id="76" w:author="Perry, Kayla" w:date="2022-07-12T11:49:00Z" w:initials="PK">
    <w:p w14:paraId="3AE19007" w14:textId="11803635" w:rsidR="004A46EA" w:rsidRDefault="004A46EA" w:rsidP="004A46EA">
      <w:pPr>
        <w:pStyle w:val="CommentText"/>
      </w:pPr>
      <w:r>
        <w:rPr>
          <w:rStyle w:val="CommentReference"/>
        </w:rPr>
        <w:annotationRef/>
      </w:r>
      <w:r>
        <w:t>But here, this sentence doesn’t provide enough information about what you found.</w:t>
      </w:r>
    </w:p>
  </w:comment>
  <w:comment w:id="77" w:author="Gardiner, Mary" w:date="2022-09-13T07:54:00Z" w:initials="GM">
    <w:p w14:paraId="24773028" w14:textId="77777777" w:rsidR="000F5B84" w:rsidRDefault="000F5B84" w:rsidP="00804EE5">
      <w:pPr>
        <w:pStyle w:val="CommentText"/>
      </w:pPr>
      <w:r>
        <w:rPr>
          <w:rStyle w:val="CommentReference"/>
        </w:rPr>
        <w:annotationRef/>
      </w:r>
      <w:r>
        <w:t xml:space="preserve">What are control lots? Use vacant lots not control, they are not a true experimental control </w:t>
      </w:r>
    </w:p>
  </w:comment>
  <w:comment w:id="80" w:author="Perry, Kayla" w:date="2022-07-12T12:39:00Z" w:initials="PK">
    <w:p w14:paraId="238A5A16" w14:textId="2D913AFE" w:rsidR="00044E29" w:rsidRDefault="00044E29">
      <w:pPr>
        <w:pStyle w:val="CommentText"/>
      </w:pPr>
      <w:r>
        <w:rPr>
          <w:rStyle w:val="CommentReference"/>
        </w:rPr>
        <w:annotationRef/>
      </w:r>
      <w:r>
        <w:t>I like to start the discussion with a brief summary paragraph where I remind readers about the goal of the study, and then highlight the main overarching, generalizable results. Check out the first paragraph in my eco app paper as an example. It probably has more detail than you need here (because reviewers had me add more context). But you can see how I include some overarching findings. For this study, I would highlight results related to homogenization of bee communities at our two scales. The following paragraphs can get into the details and your hypotheses.</w:t>
      </w:r>
    </w:p>
  </w:comment>
  <w:comment w:id="81" w:author="Gardiner, Mary" w:date="2022-09-13T07:54:00Z" w:initials="GM">
    <w:p w14:paraId="6D02548B" w14:textId="77777777" w:rsidR="000F5B84" w:rsidRDefault="000F5B84" w:rsidP="00B75627">
      <w:pPr>
        <w:pStyle w:val="CommentText"/>
      </w:pPr>
      <w:r>
        <w:rPr>
          <w:rStyle w:val="CommentReference"/>
        </w:rPr>
        <w:annotationRef/>
      </w:r>
      <w:r>
        <w:t xml:space="preserve">Agreed </w:t>
      </w:r>
    </w:p>
  </w:comment>
  <w:comment w:id="83" w:author="Gardiner, Mary" w:date="2022-09-13T07:58:00Z" w:initials="GM">
    <w:p w14:paraId="630B319B" w14:textId="77777777" w:rsidR="000F0249" w:rsidRDefault="000F0249" w:rsidP="00207390">
      <w:pPr>
        <w:pStyle w:val="CommentText"/>
      </w:pPr>
      <w:r>
        <w:rPr>
          <w:rStyle w:val="CommentReference"/>
        </w:rPr>
        <w:annotationRef/>
      </w:r>
      <w:r>
        <w:t xml:space="preserve">Carlee this well written but it sounds like something I have read before. I want this paper to focus on the value of greening a legacy city for bee conservation. I want to read this and find rich well cited text about what legacy cities are and how they have been held up as this potential conservation resource. I want to see vacancy literature from outside our lab as well as deep citing of what we have written. I want to know that pocket prairies are challenging and why they are or are not worth the investment to find ways to incorporate this type of habitat in cities. </w:t>
      </w:r>
    </w:p>
  </w:comment>
  <w:comment w:id="84" w:author="Perry, Kayla" w:date="2022-07-12T12:53:00Z" w:initials="PK">
    <w:p w14:paraId="4A70A508" w14:textId="274E7E60" w:rsidR="008D607C" w:rsidRDefault="008D607C">
      <w:pPr>
        <w:pStyle w:val="CommentText"/>
      </w:pPr>
      <w:r>
        <w:rPr>
          <w:rStyle w:val="CommentReference"/>
        </w:rPr>
        <w:annotationRef/>
      </w:r>
      <w:r>
        <w:t>I like how you have these subheadings, and I think you should keep them. I revised so they match the subheadings from the results. I think it will help readers follow along and distinguish the two scales</w:t>
      </w:r>
    </w:p>
  </w:comment>
  <w:comment w:id="88" w:author="Gardiner, Mary" w:date="2022-09-13T07:59:00Z" w:initials="GM">
    <w:p w14:paraId="2C82F4A1" w14:textId="77777777" w:rsidR="000F0249" w:rsidRDefault="000F0249" w:rsidP="002D6487">
      <w:pPr>
        <w:pStyle w:val="CommentText"/>
      </w:pPr>
      <w:r>
        <w:rPr>
          <w:rStyle w:val="CommentReference"/>
        </w:rPr>
        <w:annotationRef/>
      </w:r>
      <w:r>
        <w:t xml:space="preserve">This is weird to me, rephrase </w:t>
      </w:r>
    </w:p>
  </w:comment>
  <w:comment w:id="89" w:author="Gardiner, Mary" w:date="2022-09-13T07:59:00Z" w:initials="GM">
    <w:p w14:paraId="71EE466F" w14:textId="77777777" w:rsidR="000F0249" w:rsidRDefault="000F0249" w:rsidP="008C2C39">
      <w:pPr>
        <w:pStyle w:val="CommentText"/>
      </w:pPr>
      <w:r>
        <w:rPr>
          <w:rStyle w:val="CommentReference"/>
        </w:rPr>
        <w:annotationRef/>
      </w:r>
      <w:r>
        <w:t>I don’t follow here</w:t>
      </w:r>
    </w:p>
  </w:comment>
  <w:comment w:id="91" w:author="Gardiner, Mary" w:date="2022-09-13T08:00:00Z" w:initials="GM">
    <w:p w14:paraId="69AB815D" w14:textId="77777777" w:rsidR="000F0249" w:rsidRDefault="000F0249" w:rsidP="007665B6">
      <w:pPr>
        <w:pStyle w:val="CommentText"/>
      </w:pPr>
      <w:r>
        <w:rPr>
          <w:rStyle w:val="CommentReference"/>
        </w:rPr>
        <w:annotationRef/>
      </w:r>
      <w:r>
        <w:t xml:space="preserve">I think there must be more studies that examine this? </w:t>
      </w:r>
    </w:p>
  </w:comment>
  <w:comment w:id="96" w:author="Gardiner, Mary" w:date="2022-09-13T08:20:00Z" w:initials="GM">
    <w:p w14:paraId="48742925" w14:textId="77777777" w:rsidR="00503422" w:rsidRDefault="00503422" w:rsidP="00FB02CF">
      <w:pPr>
        <w:pStyle w:val="CommentText"/>
      </w:pPr>
      <w:r>
        <w:rPr>
          <w:rStyle w:val="CommentReference"/>
        </w:rPr>
        <w:annotationRef/>
      </w:r>
      <w:r>
        <w:t xml:space="preserve">Tip when discussing literature. You use it to illustrate patterns. So, first don’t lead with the authors. Lead with the pattern/finding. Second, always synthesize. You want to make your point and the4n cit4e all studies that support it. </w:t>
      </w:r>
    </w:p>
  </w:comment>
  <w:comment w:id="103" w:author="Perry, Kayla" w:date="2022-07-12T12:47:00Z" w:initials="PK">
    <w:p w14:paraId="3EA85EA3" w14:textId="37B536B1" w:rsidR="001A2669" w:rsidRDefault="001A2669">
      <w:pPr>
        <w:pStyle w:val="CommentText"/>
      </w:pPr>
      <w:r>
        <w:rPr>
          <w:rStyle w:val="CommentReference"/>
        </w:rPr>
        <w:annotationRef/>
      </w:r>
      <w:r>
        <w:t>This is a good place to start because you have the key findings outline, and now you need to incorporate literature to discuss the findings. Right now, you are just repeating results.</w:t>
      </w:r>
    </w:p>
  </w:comment>
  <w:comment w:id="106" w:author="Gardiner, Mary" w:date="2022-09-13T08:21:00Z" w:initials="GM">
    <w:p w14:paraId="17DA3872" w14:textId="77777777" w:rsidR="00503422" w:rsidRDefault="00503422" w:rsidP="00BE2D73">
      <w:pPr>
        <w:pStyle w:val="CommentText"/>
      </w:pPr>
      <w:r>
        <w:rPr>
          <w:rStyle w:val="CommentReference"/>
        </w:rPr>
        <w:annotationRef/>
      </w:r>
      <w:r>
        <w:t xml:space="preserve">You do not cite  tables and figures n a discussion </w:t>
      </w:r>
    </w:p>
  </w:comment>
  <w:comment w:id="104" w:author="Gardiner, Mary" w:date="2022-09-13T08:23:00Z" w:initials="GM">
    <w:p w14:paraId="2A944607" w14:textId="77777777" w:rsidR="00503422" w:rsidRDefault="00503422" w:rsidP="00D914F1">
      <w:pPr>
        <w:pStyle w:val="CommentText"/>
      </w:pPr>
      <w:r>
        <w:rPr>
          <w:rStyle w:val="CommentReference"/>
        </w:rPr>
        <w:annotationRef/>
      </w:r>
      <w:r>
        <w:t xml:space="preserve">This is mostly a restatement of the results. I think you could make each finding a paragraph. Generalists, size, nesting and exotic. Then, comment on WHY with thick citations and examples.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A7CDB89" w15:done="0"/>
  <w15:commentEx w15:paraId="243BDE6C" w15:done="0"/>
  <w15:commentEx w15:paraId="50DB6E9D" w15:done="0"/>
  <w15:commentEx w15:paraId="76B8F326" w15:done="0"/>
  <w15:commentEx w15:paraId="5AD1C22E" w15:done="0"/>
  <w15:commentEx w15:paraId="4A5E0BB6" w15:done="0"/>
  <w15:commentEx w15:paraId="5C5F4FA0" w15:paraIdParent="4A5E0BB6" w15:done="0"/>
  <w15:commentEx w15:paraId="44544EE1" w15:done="0"/>
  <w15:commentEx w15:paraId="548CE1DF" w15:done="0"/>
  <w15:commentEx w15:paraId="143D4149" w15:done="1"/>
  <w15:commentEx w15:paraId="31D1CECE" w15:done="0"/>
  <w15:commentEx w15:paraId="4508CDBB" w15:done="1"/>
  <w15:commentEx w15:paraId="10E26D6E" w15:done="0"/>
  <w15:commentEx w15:paraId="4B074286" w15:paraIdParent="10E26D6E" w15:done="0"/>
  <w15:commentEx w15:paraId="070A8D9E" w15:done="0"/>
  <w15:commentEx w15:paraId="5FE0913B" w15:done="1"/>
  <w15:commentEx w15:paraId="12ACC499" w15:done="1"/>
  <w15:commentEx w15:paraId="3B0648B4" w15:done="0"/>
  <w15:commentEx w15:paraId="63A62D1D" w15:done="0"/>
  <w15:commentEx w15:paraId="772C4DFE" w15:done="0"/>
  <w15:commentEx w15:paraId="4621A642" w15:done="0"/>
  <w15:commentEx w15:paraId="13D9DD42" w15:done="1"/>
  <w15:commentEx w15:paraId="20951AA3" w15:done="0"/>
  <w15:commentEx w15:paraId="19576FC1" w15:done="1"/>
  <w15:commentEx w15:paraId="337540EB" w15:done="1"/>
  <w15:commentEx w15:paraId="6AEC36A0" w15:done="1"/>
  <w15:commentEx w15:paraId="27B445C4" w15:done="0"/>
  <w15:commentEx w15:paraId="71C65D88" w15:paraIdParent="27B445C4" w15:done="0"/>
  <w15:commentEx w15:paraId="56D9BB2D" w15:done="1"/>
  <w15:commentEx w15:paraId="28860364" w15:done="0"/>
  <w15:commentEx w15:paraId="2172BE51" w15:paraIdParent="28860364" w15:done="0"/>
  <w15:commentEx w15:paraId="1A9BAC50" w15:paraIdParent="28860364" w15:done="0"/>
  <w15:commentEx w15:paraId="7F976370" w15:done="1"/>
  <w15:commentEx w15:paraId="4322B953" w15:done="1"/>
  <w15:commentEx w15:paraId="5ABB5E29" w15:done="0"/>
  <w15:commentEx w15:paraId="7F243C58" w15:done="1"/>
  <w15:commentEx w15:paraId="7C54D8BF" w15:done="0"/>
  <w15:commentEx w15:paraId="3AE19007" w15:done="1"/>
  <w15:commentEx w15:paraId="24773028" w15:done="0"/>
  <w15:commentEx w15:paraId="238A5A16" w15:done="0"/>
  <w15:commentEx w15:paraId="6D02548B" w15:paraIdParent="238A5A16" w15:done="0"/>
  <w15:commentEx w15:paraId="630B319B" w15:done="0"/>
  <w15:commentEx w15:paraId="4A70A508" w15:done="0"/>
  <w15:commentEx w15:paraId="2C82F4A1" w15:done="0"/>
  <w15:commentEx w15:paraId="71EE466F" w15:done="0"/>
  <w15:commentEx w15:paraId="69AB815D" w15:done="0"/>
  <w15:commentEx w15:paraId="48742925" w15:done="0"/>
  <w15:commentEx w15:paraId="3EA85EA3" w15:done="0"/>
  <w15:commentEx w15:paraId="17DA3872" w15:done="0"/>
  <w15:commentEx w15:paraId="2A9446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CAAD3B" w16cex:dateUtc="2022-09-13T11:18:00Z"/>
  <w16cex:commentExtensible w16cex:durableId="26CAAE23" w16cex:dateUtc="2022-09-13T11:22:00Z"/>
  <w16cex:commentExtensible w16cex:durableId="26CAAE3E" w16cex:dateUtc="2022-09-13T11:22:00Z"/>
  <w16cex:commentExtensible w16cex:durableId="26CAAE52" w16cex:dateUtc="2022-09-13T11:22:00Z"/>
  <w16cex:commentExtensible w16cex:durableId="26CAAE65" w16cex:dateUtc="2022-09-13T11:23:00Z"/>
  <w16cex:commentExtensible w16cex:durableId="263B19F6" w16cex:dateUtc="2022-05-27T13:35:00Z"/>
  <w16cex:commentExtensible w16cex:durableId="263F58BE" w16cex:dateUtc="2022-05-30T18:52:00Z"/>
  <w16cex:commentExtensible w16cex:durableId="26CAAE71" w16cex:dateUtc="2022-09-13T11:23:00Z"/>
  <w16cex:commentExtensible w16cex:durableId="26CAAE85" w16cex:dateUtc="2022-09-13T11:23:00Z"/>
  <w16cex:commentExtensible w16cex:durableId="26041D66" w16cex:dateUtc="2022-04-15T20:35:00Z"/>
  <w16cex:commentExtensible w16cex:durableId="26CAAED4" w16cex:dateUtc="2022-09-13T11:25:00Z"/>
  <w16cex:commentExtensible w16cex:durableId="26766F43" w16cex:dateUtc="2022-07-11T13:43:00Z"/>
  <w16cex:commentExtensible w16cex:durableId="26766F8B" w16cex:dateUtc="2022-07-11T13:44:00Z"/>
  <w16cex:commentExtensible w16cex:durableId="26CAAF01" w16cex:dateUtc="2022-09-13T11:25:00Z"/>
  <w16cex:commentExtensible w16cex:durableId="26CAAF6A" w16cex:dateUtc="2022-09-13T11:27:00Z"/>
  <w16cex:commentExtensible w16cex:durableId="263B1E94" w16cex:dateUtc="2022-05-27T13:55:00Z"/>
  <w16cex:commentExtensible w16cex:durableId="263B22A1" w16cex:dateUtc="2022-05-27T14:12:00Z"/>
  <w16cex:commentExtensible w16cex:durableId="26767074" w16cex:dateUtc="2022-07-11T13:48:00Z"/>
  <w16cex:commentExtensible w16cex:durableId="26CAB069" w16cex:dateUtc="2022-09-13T11:31:00Z"/>
  <w16cex:commentExtensible w16cex:durableId="260421EB" w16cex:dateUtc="2022-04-15T20:55:00Z"/>
  <w16cex:commentExtensible w16cex:durableId="267670D5" w16cex:dateUtc="2022-07-11T13:50:00Z"/>
  <w16cex:commentExtensible w16cex:durableId="263B23F4" w16cex:dateUtc="2022-05-27T14:18:00Z"/>
  <w16cex:commentExtensible w16cex:durableId="26CAB1A0" w16cex:dateUtc="2022-09-13T11:37:00Z"/>
  <w16cex:commentExtensible w16cex:durableId="263B2597" w16cex:dateUtc="2022-05-27T14:25:00Z"/>
  <w16cex:commentExtensible w16cex:durableId="263B25FD" w16cex:dateUtc="2022-05-27T14:27:00Z"/>
  <w16cex:commentExtensible w16cex:durableId="263B2610" w16cex:dateUtc="2022-05-27T14:27:00Z"/>
  <w16cex:commentExtensible w16cex:durableId="263B26A3" w16cex:dateUtc="2022-05-27T14:29:00Z"/>
  <w16cex:commentExtensible w16cex:durableId="266562CD" w16cex:dateUtc="2022-06-28T15:21:00Z"/>
  <w16cex:commentExtensible w16cex:durableId="263B31CB" w16cex:dateUtc="2022-05-27T15:17:00Z"/>
  <w16cex:commentExtensible w16cex:durableId="2605976E" w16cex:dateUtc="2022-04-16T23:28:00Z"/>
  <w16cex:commentExtensible w16cex:durableId="263B3056" w16cex:dateUtc="2022-05-27T15:11:00Z"/>
  <w16cex:commentExtensible w16cex:durableId="2677C28C" w16cex:dateUtc="2022-07-12T13:51:00Z"/>
  <w16cex:commentExtensible w16cex:durableId="263B4FE4" w16cex:dateUtc="2022-05-27T17:25:00Z"/>
  <w16cex:commentExtensible w16cex:durableId="263B5003" w16cex:dateUtc="2022-05-27T17:26:00Z"/>
  <w16cex:commentExtensible w16cex:durableId="26CAB473" w16cex:dateUtc="2022-09-13T11:49:00Z"/>
  <w16cex:commentExtensible w16cex:durableId="268B8273" w16cex:dateUtc="2022-07-12T15:48:00Z"/>
  <w16cex:commentExtensible w16cex:durableId="26CAB577" w16cex:dateUtc="2022-09-13T11:53:00Z"/>
  <w16cex:commentExtensible w16cex:durableId="268B8508" w16cex:dateUtc="2022-07-12T15:49:00Z"/>
  <w16cex:commentExtensible w16cex:durableId="26CAB5A9" w16cex:dateUtc="2022-09-13T11:54:00Z"/>
  <w16cex:commentExtensible w16cex:durableId="2677EA0E" w16cex:dateUtc="2022-07-12T16:39:00Z"/>
  <w16cex:commentExtensible w16cex:durableId="26CAB5BE" w16cex:dateUtc="2022-09-13T11:54:00Z"/>
  <w16cex:commentExtensible w16cex:durableId="26CAB6B2" w16cex:dateUtc="2022-09-13T11:58:00Z"/>
  <w16cex:commentExtensible w16cex:durableId="2677ED62" w16cex:dateUtc="2022-07-12T16:53:00Z"/>
  <w16cex:commentExtensible w16cex:durableId="26CAB6DF" w16cex:dateUtc="2022-09-13T11:59:00Z"/>
  <w16cex:commentExtensible w16cex:durableId="26CAB6FC" w16cex:dateUtc="2022-09-13T11:59:00Z"/>
  <w16cex:commentExtensible w16cex:durableId="26CAB72A" w16cex:dateUtc="2022-09-13T12:00:00Z"/>
  <w16cex:commentExtensible w16cex:durableId="26CABBCA" w16cex:dateUtc="2022-09-13T12:20:00Z"/>
  <w16cex:commentExtensible w16cex:durableId="2677EBFB" w16cex:dateUtc="2022-07-12T16:47:00Z"/>
  <w16cex:commentExtensible w16cex:durableId="26CABC09" w16cex:dateUtc="2022-09-13T12:21:00Z"/>
  <w16cex:commentExtensible w16cex:durableId="26CABC69" w16cex:dateUtc="2022-09-13T12: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A7CDB89" w16cid:durableId="26CAAD3B"/>
  <w16cid:commentId w16cid:paraId="243BDE6C" w16cid:durableId="26CAAE23"/>
  <w16cid:commentId w16cid:paraId="50DB6E9D" w16cid:durableId="26CAAE3E"/>
  <w16cid:commentId w16cid:paraId="76B8F326" w16cid:durableId="26CAAE52"/>
  <w16cid:commentId w16cid:paraId="5AD1C22E" w16cid:durableId="26CAAE65"/>
  <w16cid:commentId w16cid:paraId="4A5E0BB6" w16cid:durableId="263B19F6"/>
  <w16cid:commentId w16cid:paraId="5C5F4FA0" w16cid:durableId="263F58BE"/>
  <w16cid:commentId w16cid:paraId="44544EE1" w16cid:durableId="26CAAE71"/>
  <w16cid:commentId w16cid:paraId="548CE1DF" w16cid:durableId="26CAAE85"/>
  <w16cid:commentId w16cid:paraId="143D4149" w16cid:durableId="26041D66"/>
  <w16cid:commentId w16cid:paraId="31D1CECE" w16cid:durableId="26CAAED4"/>
  <w16cid:commentId w16cid:paraId="4508CDBB" w16cid:durableId="26766F43"/>
  <w16cid:commentId w16cid:paraId="10E26D6E" w16cid:durableId="26766F8B"/>
  <w16cid:commentId w16cid:paraId="4B074286" w16cid:durableId="26CAAF01"/>
  <w16cid:commentId w16cid:paraId="070A8D9E" w16cid:durableId="26CAAF6A"/>
  <w16cid:commentId w16cid:paraId="5FE0913B" w16cid:durableId="263B1E94"/>
  <w16cid:commentId w16cid:paraId="12ACC499" w16cid:durableId="263B22A1"/>
  <w16cid:commentId w16cid:paraId="3B0648B4" w16cid:durableId="26767074"/>
  <w16cid:commentId w16cid:paraId="63A62D1D" w16cid:durableId="26CAB069"/>
  <w16cid:commentId w16cid:paraId="772C4DFE" w16cid:durableId="260421EB"/>
  <w16cid:commentId w16cid:paraId="4621A642" w16cid:durableId="267670D5"/>
  <w16cid:commentId w16cid:paraId="13D9DD42" w16cid:durableId="263B23F4"/>
  <w16cid:commentId w16cid:paraId="20951AA3" w16cid:durableId="26CAB1A0"/>
  <w16cid:commentId w16cid:paraId="19576FC1" w16cid:durableId="263B2597"/>
  <w16cid:commentId w16cid:paraId="337540EB" w16cid:durableId="263B25FD"/>
  <w16cid:commentId w16cid:paraId="6AEC36A0" w16cid:durableId="263B2610"/>
  <w16cid:commentId w16cid:paraId="27B445C4" w16cid:durableId="263B26A3"/>
  <w16cid:commentId w16cid:paraId="71C65D88" w16cid:durableId="266562CD"/>
  <w16cid:commentId w16cid:paraId="56D9BB2D" w16cid:durableId="263B31CB"/>
  <w16cid:commentId w16cid:paraId="28860364" w16cid:durableId="2605976E"/>
  <w16cid:commentId w16cid:paraId="2172BE51" w16cid:durableId="263B3056"/>
  <w16cid:commentId w16cid:paraId="1A9BAC50" w16cid:durableId="2677C28C"/>
  <w16cid:commentId w16cid:paraId="7F976370" w16cid:durableId="263B4FE4"/>
  <w16cid:commentId w16cid:paraId="4322B953" w16cid:durableId="263B5003"/>
  <w16cid:commentId w16cid:paraId="5ABB5E29" w16cid:durableId="26CAB473"/>
  <w16cid:commentId w16cid:paraId="7F243C58" w16cid:durableId="268B8273"/>
  <w16cid:commentId w16cid:paraId="7C54D8BF" w16cid:durableId="26CAB577"/>
  <w16cid:commentId w16cid:paraId="3AE19007" w16cid:durableId="268B8508"/>
  <w16cid:commentId w16cid:paraId="24773028" w16cid:durableId="26CAB5A9"/>
  <w16cid:commentId w16cid:paraId="238A5A16" w16cid:durableId="2677EA0E"/>
  <w16cid:commentId w16cid:paraId="6D02548B" w16cid:durableId="26CAB5BE"/>
  <w16cid:commentId w16cid:paraId="630B319B" w16cid:durableId="26CAB6B2"/>
  <w16cid:commentId w16cid:paraId="4A70A508" w16cid:durableId="2677ED62"/>
  <w16cid:commentId w16cid:paraId="2C82F4A1" w16cid:durableId="26CAB6DF"/>
  <w16cid:commentId w16cid:paraId="71EE466F" w16cid:durableId="26CAB6FC"/>
  <w16cid:commentId w16cid:paraId="69AB815D" w16cid:durableId="26CAB72A"/>
  <w16cid:commentId w16cid:paraId="48742925" w16cid:durableId="26CABBCA"/>
  <w16cid:commentId w16cid:paraId="3EA85EA3" w16cid:durableId="2677EBFB"/>
  <w16cid:commentId w16cid:paraId="17DA3872" w16cid:durableId="26CABC09"/>
  <w16cid:commentId w16cid:paraId="2A944607" w16cid:durableId="26CABC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192F25" w14:textId="77777777" w:rsidR="008F2513" w:rsidRDefault="008F2513" w:rsidP="007607F6">
      <w:pPr>
        <w:spacing w:after="0" w:line="240" w:lineRule="auto"/>
      </w:pPr>
      <w:r>
        <w:separator/>
      </w:r>
    </w:p>
  </w:endnote>
  <w:endnote w:type="continuationSeparator" w:id="0">
    <w:p w14:paraId="4E7D760B" w14:textId="77777777" w:rsidR="008F2513" w:rsidRDefault="008F2513" w:rsidP="007607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dvPS_TINR">
    <w:altName w:val="Cambria"/>
    <w:panose1 w:val="00000000000000000000"/>
    <w:charset w:val="00"/>
    <w:family w:val="roman"/>
    <w:notTrueType/>
    <w:pitch w:val="default"/>
    <w:sig w:usb0="00000003" w:usb1="00000000" w:usb2="00000000" w:usb3="00000000" w:csb0="00000001" w:csb1="00000000"/>
  </w:font>
  <w:font w:name="AdvTTec369687+20">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E26627" w14:textId="77777777" w:rsidR="008F2513" w:rsidRDefault="008F2513" w:rsidP="007607F6">
      <w:pPr>
        <w:spacing w:after="0" w:line="240" w:lineRule="auto"/>
      </w:pPr>
      <w:r>
        <w:separator/>
      </w:r>
    </w:p>
  </w:footnote>
  <w:footnote w:type="continuationSeparator" w:id="0">
    <w:p w14:paraId="566EEDCE" w14:textId="77777777" w:rsidR="008F2513" w:rsidRDefault="008F2513" w:rsidP="007607F6">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ardiner, Mary">
    <w15:presenceInfo w15:providerId="AD" w15:userId="S::gardiner.29@osu.edu::86e860ca-8921-421e-9cc5-9623b5442514"/>
  </w15:person>
  <w15:person w15:author="Shepard, Caralee A.">
    <w15:presenceInfo w15:providerId="None" w15:userId="Shepard, Caralee A."/>
  </w15:person>
  <w15:person w15:author="Perry, Kayla">
    <w15:presenceInfo w15:providerId="AD" w15:userId="S::kperry34@kent.edu::d425bdda-9990-4927-905c-4495119e4244"/>
  </w15:person>
  <w15:person w15:author="Caralee">
    <w15:presenceInfo w15:providerId="None" w15:userId="Caral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A8E"/>
    <w:rsid w:val="0000337F"/>
    <w:rsid w:val="00003D20"/>
    <w:rsid w:val="00005788"/>
    <w:rsid w:val="000249A8"/>
    <w:rsid w:val="00031CDB"/>
    <w:rsid w:val="00033722"/>
    <w:rsid w:val="00044713"/>
    <w:rsid w:val="00044E29"/>
    <w:rsid w:val="000536CA"/>
    <w:rsid w:val="000548EB"/>
    <w:rsid w:val="00057455"/>
    <w:rsid w:val="0007165D"/>
    <w:rsid w:val="00072988"/>
    <w:rsid w:val="000833CC"/>
    <w:rsid w:val="00085A31"/>
    <w:rsid w:val="0008617E"/>
    <w:rsid w:val="00087BAE"/>
    <w:rsid w:val="000A6AFD"/>
    <w:rsid w:val="000A6F9B"/>
    <w:rsid w:val="000B0213"/>
    <w:rsid w:val="000B0EF2"/>
    <w:rsid w:val="000B2E78"/>
    <w:rsid w:val="000B760B"/>
    <w:rsid w:val="000C0955"/>
    <w:rsid w:val="000C1B59"/>
    <w:rsid w:val="000C23AC"/>
    <w:rsid w:val="000C583A"/>
    <w:rsid w:val="000E25C3"/>
    <w:rsid w:val="000E44CA"/>
    <w:rsid w:val="000F0249"/>
    <w:rsid w:val="000F5B84"/>
    <w:rsid w:val="000F6D84"/>
    <w:rsid w:val="0010728F"/>
    <w:rsid w:val="001117B4"/>
    <w:rsid w:val="00112CD6"/>
    <w:rsid w:val="0011319C"/>
    <w:rsid w:val="001279E1"/>
    <w:rsid w:val="001300FC"/>
    <w:rsid w:val="00130A38"/>
    <w:rsid w:val="001446EA"/>
    <w:rsid w:val="00151E40"/>
    <w:rsid w:val="00157E18"/>
    <w:rsid w:val="00163EDB"/>
    <w:rsid w:val="00167F34"/>
    <w:rsid w:val="00170C25"/>
    <w:rsid w:val="00173262"/>
    <w:rsid w:val="0017568D"/>
    <w:rsid w:val="00180179"/>
    <w:rsid w:val="00186D41"/>
    <w:rsid w:val="001922FF"/>
    <w:rsid w:val="00192435"/>
    <w:rsid w:val="001A2669"/>
    <w:rsid w:val="001B4CD3"/>
    <w:rsid w:val="001C0542"/>
    <w:rsid w:val="001C7E38"/>
    <w:rsid w:val="001D01A8"/>
    <w:rsid w:val="001E0870"/>
    <w:rsid w:val="001E2C35"/>
    <w:rsid w:val="001E38E9"/>
    <w:rsid w:val="001E3A16"/>
    <w:rsid w:val="001E69BE"/>
    <w:rsid w:val="001F44A7"/>
    <w:rsid w:val="001F7D69"/>
    <w:rsid w:val="0020246E"/>
    <w:rsid w:val="00207EF9"/>
    <w:rsid w:val="002204E2"/>
    <w:rsid w:val="00232BFD"/>
    <w:rsid w:val="00242AD8"/>
    <w:rsid w:val="00243D53"/>
    <w:rsid w:val="0024580B"/>
    <w:rsid w:val="00250037"/>
    <w:rsid w:val="0025017D"/>
    <w:rsid w:val="00256FFE"/>
    <w:rsid w:val="00264429"/>
    <w:rsid w:val="00266AF9"/>
    <w:rsid w:val="00270C7D"/>
    <w:rsid w:val="00273B19"/>
    <w:rsid w:val="00283482"/>
    <w:rsid w:val="00284776"/>
    <w:rsid w:val="00290CF2"/>
    <w:rsid w:val="00293625"/>
    <w:rsid w:val="0029490D"/>
    <w:rsid w:val="002A61E5"/>
    <w:rsid w:val="002B7447"/>
    <w:rsid w:val="002C45BD"/>
    <w:rsid w:val="002D69DA"/>
    <w:rsid w:val="002D6A43"/>
    <w:rsid w:val="002D6FE6"/>
    <w:rsid w:val="002E01D8"/>
    <w:rsid w:val="002E5051"/>
    <w:rsid w:val="002E7AF7"/>
    <w:rsid w:val="002F02B6"/>
    <w:rsid w:val="00305074"/>
    <w:rsid w:val="0031009E"/>
    <w:rsid w:val="00314BBC"/>
    <w:rsid w:val="0031683A"/>
    <w:rsid w:val="00321116"/>
    <w:rsid w:val="003228F2"/>
    <w:rsid w:val="00324BB1"/>
    <w:rsid w:val="003265D5"/>
    <w:rsid w:val="00333747"/>
    <w:rsid w:val="00335BCE"/>
    <w:rsid w:val="00350632"/>
    <w:rsid w:val="00350EC9"/>
    <w:rsid w:val="00355721"/>
    <w:rsid w:val="0035661F"/>
    <w:rsid w:val="00356713"/>
    <w:rsid w:val="00364DEF"/>
    <w:rsid w:val="003674F1"/>
    <w:rsid w:val="00390268"/>
    <w:rsid w:val="00391EF0"/>
    <w:rsid w:val="00395D03"/>
    <w:rsid w:val="003974E7"/>
    <w:rsid w:val="003A5DB1"/>
    <w:rsid w:val="003C1AA4"/>
    <w:rsid w:val="003C56DD"/>
    <w:rsid w:val="003D6C57"/>
    <w:rsid w:val="003D6DD0"/>
    <w:rsid w:val="003E14EF"/>
    <w:rsid w:val="003E63E4"/>
    <w:rsid w:val="003F3302"/>
    <w:rsid w:val="00400362"/>
    <w:rsid w:val="0040382E"/>
    <w:rsid w:val="0041727B"/>
    <w:rsid w:val="0041734E"/>
    <w:rsid w:val="00420052"/>
    <w:rsid w:val="0042502D"/>
    <w:rsid w:val="00432DB4"/>
    <w:rsid w:val="004436B5"/>
    <w:rsid w:val="004442BB"/>
    <w:rsid w:val="0044588A"/>
    <w:rsid w:val="00451BF7"/>
    <w:rsid w:val="00454752"/>
    <w:rsid w:val="00457970"/>
    <w:rsid w:val="00461301"/>
    <w:rsid w:val="00461567"/>
    <w:rsid w:val="00463FE4"/>
    <w:rsid w:val="004656CF"/>
    <w:rsid w:val="00466056"/>
    <w:rsid w:val="004665F3"/>
    <w:rsid w:val="00466EBD"/>
    <w:rsid w:val="0047064E"/>
    <w:rsid w:val="00471642"/>
    <w:rsid w:val="004733DA"/>
    <w:rsid w:val="00473AF8"/>
    <w:rsid w:val="00477D4C"/>
    <w:rsid w:val="004872A7"/>
    <w:rsid w:val="00487961"/>
    <w:rsid w:val="00496D0A"/>
    <w:rsid w:val="004A3781"/>
    <w:rsid w:val="004A46EA"/>
    <w:rsid w:val="004B0574"/>
    <w:rsid w:val="004B253E"/>
    <w:rsid w:val="004B3E75"/>
    <w:rsid w:val="004B3F3E"/>
    <w:rsid w:val="004B4658"/>
    <w:rsid w:val="004B5AA8"/>
    <w:rsid w:val="004C1DB3"/>
    <w:rsid w:val="004E3166"/>
    <w:rsid w:val="004E5865"/>
    <w:rsid w:val="004E7972"/>
    <w:rsid w:val="004F694F"/>
    <w:rsid w:val="00502AFE"/>
    <w:rsid w:val="00503422"/>
    <w:rsid w:val="00504594"/>
    <w:rsid w:val="0050467F"/>
    <w:rsid w:val="00506874"/>
    <w:rsid w:val="00507208"/>
    <w:rsid w:val="00512B9B"/>
    <w:rsid w:val="0051466D"/>
    <w:rsid w:val="0052406E"/>
    <w:rsid w:val="00530B5A"/>
    <w:rsid w:val="005340A7"/>
    <w:rsid w:val="0053658F"/>
    <w:rsid w:val="00541F78"/>
    <w:rsid w:val="005426DD"/>
    <w:rsid w:val="00545CE2"/>
    <w:rsid w:val="005463F5"/>
    <w:rsid w:val="00547E9E"/>
    <w:rsid w:val="00555018"/>
    <w:rsid w:val="00556360"/>
    <w:rsid w:val="00557C38"/>
    <w:rsid w:val="00563EB9"/>
    <w:rsid w:val="00567E3B"/>
    <w:rsid w:val="00574585"/>
    <w:rsid w:val="00575114"/>
    <w:rsid w:val="00576566"/>
    <w:rsid w:val="00576F2E"/>
    <w:rsid w:val="00576FE4"/>
    <w:rsid w:val="0058191D"/>
    <w:rsid w:val="00583557"/>
    <w:rsid w:val="00591FAB"/>
    <w:rsid w:val="0059202D"/>
    <w:rsid w:val="00595CC2"/>
    <w:rsid w:val="00596540"/>
    <w:rsid w:val="0059795C"/>
    <w:rsid w:val="005A5CDC"/>
    <w:rsid w:val="005B02CA"/>
    <w:rsid w:val="005B78DC"/>
    <w:rsid w:val="005C3918"/>
    <w:rsid w:val="005C751B"/>
    <w:rsid w:val="005D0BA9"/>
    <w:rsid w:val="005D51C2"/>
    <w:rsid w:val="005D69DE"/>
    <w:rsid w:val="005D746D"/>
    <w:rsid w:val="005D760C"/>
    <w:rsid w:val="005E065B"/>
    <w:rsid w:val="005E4513"/>
    <w:rsid w:val="005E473F"/>
    <w:rsid w:val="005E56C8"/>
    <w:rsid w:val="005F004D"/>
    <w:rsid w:val="005F68CA"/>
    <w:rsid w:val="005F7F61"/>
    <w:rsid w:val="00645FE4"/>
    <w:rsid w:val="0064730D"/>
    <w:rsid w:val="006544C0"/>
    <w:rsid w:val="00660252"/>
    <w:rsid w:val="00672250"/>
    <w:rsid w:val="0067401F"/>
    <w:rsid w:val="00675192"/>
    <w:rsid w:val="00675780"/>
    <w:rsid w:val="00675B7F"/>
    <w:rsid w:val="00680205"/>
    <w:rsid w:val="006826F2"/>
    <w:rsid w:val="00683ADC"/>
    <w:rsid w:val="00683D8C"/>
    <w:rsid w:val="006872D7"/>
    <w:rsid w:val="00697E22"/>
    <w:rsid w:val="006A2E74"/>
    <w:rsid w:val="006A5860"/>
    <w:rsid w:val="006A5B66"/>
    <w:rsid w:val="006B0309"/>
    <w:rsid w:val="006B2A4E"/>
    <w:rsid w:val="006B30C2"/>
    <w:rsid w:val="006B3BB4"/>
    <w:rsid w:val="006C793D"/>
    <w:rsid w:val="006D3308"/>
    <w:rsid w:val="006D554B"/>
    <w:rsid w:val="006E1285"/>
    <w:rsid w:val="00702F5E"/>
    <w:rsid w:val="00722B04"/>
    <w:rsid w:val="00723926"/>
    <w:rsid w:val="007405B5"/>
    <w:rsid w:val="00746237"/>
    <w:rsid w:val="00753088"/>
    <w:rsid w:val="00753775"/>
    <w:rsid w:val="00755E22"/>
    <w:rsid w:val="007607F6"/>
    <w:rsid w:val="00761892"/>
    <w:rsid w:val="007676DA"/>
    <w:rsid w:val="00774C77"/>
    <w:rsid w:val="00787500"/>
    <w:rsid w:val="0079002C"/>
    <w:rsid w:val="007B59F1"/>
    <w:rsid w:val="007B7DF6"/>
    <w:rsid w:val="007C0341"/>
    <w:rsid w:val="007C203F"/>
    <w:rsid w:val="007C2B59"/>
    <w:rsid w:val="007C3036"/>
    <w:rsid w:val="007D0D33"/>
    <w:rsid w:val="007D223A"/>
    <w:rsid w:val="007E2B1A"/>
    <w:rsid w:val="007E3B8F"/>
    <w:rsid w:val="007E5CCC"/>
    <w:rsid w:val="007E718C"/>
    <w:rsid w:val="007F2228"/>
    <w:rsid w:val="007F37D0"/>
    <w:rsid w:val="007F3C89"/>
    <w:rsid w:val="007F41EC"/>
    <w:rsid w:val="00806F7B"/>
    <w:rsid w:val="00816B5C"/>
    <w:rsid w:val="008175A0"/>
    <w:rsid w:val="00830008"/>
    <w:rsid w:val="0084456A"/>
    <w:rsid w:val="00850AD1"/>
    <w:rsid w:val="008527AB"/>
    <w:rsid w:val="00854B2D"/>
    <w:rsid w:val="00862A4E"/>
    <w:rsid w:val="0087292B"/>
    <w:rsid w:val="00885476"/>
    <w:rsid w:val="00891AA8"/>
    <w:rsid w:val="008A19D4"/>
    <w:rsid w:val="008A58CC"/>
    <w:rsid w:val="008B7A3B"/>
    <w:rsid w:val="008D3201"/>
    <w:rsid w:val="008D607C"/>
    <w:rsid w:val="008E0059"/>
    <w:rsid w:val="008E2205"/>
    <w:rsid w:val="008E51EE"/>
    <w:rsid w:val="008F13AE"/>
    <w:rsid w:val="008F2513"/>
    <w:rsid w:val="008F5ACB"/>
    <w:rsid w:val="008F5DB0"/>
    <w:rsid w:val="008F5E4B"/>
    <w:rsid w:val="00904AB5"/>
    <w:rsid w:val="00913165"/>
    <w:rsid w:val="009145F2"/>
    <w:rsid w:val="00924498"/>
    <w:rsid w:val="00924F6E"/>
    <w:rsid w:val="009371BE"/>
    <w:rsid w:val="00941DD1"/>
    <w:rsid w:val="0094489E"/>
    <w:rsid w:val="009462C6"/>
    <w:rsid w:val="00952000"/>
    <w:rsid w:val="00953BB4"/>
    <w:rsid w:val="009570A1"/>
    <w:rsid w:val="0096020A"/>
    <w:rsid w:val="009606E0"/>
    <w:rsid w:val="00960F33"/>
    <w:rsid w:val="00963E6C"/>
    <w:rsid w:val="00964C89"/>
    <w:rsid w:val="0097164D"/>
    <w:rsid w:val="009719C4"/>
    <w:rsid w:val="009873A9"/>
    <w:rsid w:val="00987DF5"/>
    <w:rsid w:val="009925B6"/>
    <w:rsid w:val="0099293C"/>
    <w:rsid w:val="00994FFA"/>
    <w:rsid w:val="009A078D"/>
    <w:rsid w:val="009A223A"/>
    <w:rsid w:val="009A3B98"/>
    <w:rsid w:val="009B6B4E"/>
    <w:rsid w:val="009C138E"/>
    <w:rsid w:val="009C5A51"/>
    <w:rsid w:val="009C5C0E"/>
    <w:rsid w:val="009D36B0"/>
    <w:rsid w:val="009D4C82"/>
    <w:rsid w:val="00A12AF9"/>
    <w:rsid w:val="00A14E13"/>
    <w:rsid w:val="00A25CFF"/>
    <w:rsid w:val="00A26F08"/>
    <w:rsid w:val="00A27CB6"/>
    <w:rsid w:val="00A34A8F"/>
    <w:rsid w:val="00A351A6"/>
    <w:rsid w:val="00A37118"/>
    <w:rsid w:val="00A37829"/>
    <w:rsid w:val="00A41777"/>
    <w:rsid w:val="00A45B0A"/>
    <w:rsid w:val="00A46582"/>
    <w:rsid w:val="00A4793B"/>
    <w:rsid w:val="00A60916"/>
    <w:rsid w:val="00A73329"/>
    <w:rsid w:val="00A81234"/>
    <w:rsid w:val="00A8162A"/>
    <w:rsid w:val="00A83DAD"/>
    <w:rsid w:val="00A92AB7"/>
    <w:rsid w:val="00A973F0"/>
    <w:rsid w:val="00AA121C"/>
    <w:rsid w:val="00AA20BF"/>
    <w:rsid w:val="00AB2FFC"/>
    <w:rsid w:val="00AB51AA"/>
    <w:rsid w:val="00AD5E92"/>
    <w:rsid w:val="00AE1781"/>
    <w:rsid w:val="00AE29F9"/>
    <w:rsid w:val="00AE756D"/>
    <w:rsid w:val="00AF0D01"/>
    <w:rsid w:val="00AF5783"/>
    <w:rsid w:val="00AF6981"/>
    <w:rsid w:val="00B143D2"/>
    <w:rsid w:val="00B15263"/>
    <w:rsid w:val="00B15390"/>
    <w:rsid w:val="00B236A1"/>
    <w:rsid w:val="00B3614E"/>
    <w:rsid w:val="00B43EFD"/>
    <w:rsid w:val="00B44721"/>
    <w:rsid w:val="00B45D5E"/>
    <w:rsid w:val="00B46B11"/>
    <w:rsid w:val="00B50978"/>
    <w:rsid w:val="00B53063"/>
    <w:rsid w:val="00B55987"/>
    <w:rsid w:val="00B61B48"/>
    <w:rsid w:val="00B669ED"/>
    <w:rsid w:val="00B76D7F"/>
    <w:rsid w:val="00B873C1"/>
    <w:rsid w:val="00B90E8A"/>
    <w:rsid w:val="00B95783"/>
    <w:rsid w:val="00BA1427"/>
    <w:rsid w:val="00BA4012"/>
    <w:rsid w:val="00BD66A2"/>
    <w:rsid w:val="00BD6E91"/>
    <w:rsid w:val="00BE4FDD"/>
    <w:rsid w:val="00BF610B"/>
    <w:rsid w:val="00BF7B1D"/>
    <w:rsid w:val="00C03CFB"/>
    <w:rsid w:val="00C03D97"/>
    <w:rsid w:val="00C04BDA"/>
    <w:rsid w:val="00C22953"/>
    <w:rsid w:val="00C235C2"/>
    <w:rsid w:val="00C2471A"/>
    <w:rsid w:val="00C24946"/>
    <w:rsid w:val="00C27AB9"/>
    <w:rsid w:val="00C461FF"/>
    <w:rsid w:val="00C47007"/>
    <w:rsid w:val="00C565FC"/>
    <w:rsid w:val="00C62C0A"/>
    <w:rsid w:val="00C64995"/>
    <w:rsid w:val="00C6748C"/>
    <w:rsid w:val="00C73A5B"/>
    <w:rsid w:val="00C804F1"/>
    <w:rsid w:val="00C81538"/>
    <w:rsid w:val="00C8158D"/>
    <w:rsid w:val="00C81BAD"/>
    <w:rsid w:val="00C8315C"/>
    <w:rsid w:val="00C83B5A"/>
    <w:rsid w:val="00C84145"/>
    <w:rsid w:val="00C8634A"/>
    <w:rsid w:val="00C9555B"/>
    <w:rsid w:val="00CB0976"/>
    <w:rsid w:val="00CB0BF2"/>
    <w:rsid w:val="00CC00FF"/>
    <w:rsid w:val="00CC0E30"/>
    <w:rsid w:val="00CC2ADB"/>
    <w:rsid w:val="00CC5132"/>
    <w:rsid w:val="00CC7A3F"/>
    <w:rsid w:val="00CD035B"/>
    <w:rsid w:val="00CD2B47"/>
    <w:rsid w:val="00CE446B"/>
    <w:rsid w:val="00CE4B19"/>
    <w:rsid w:val="00CF12CD"/>
    <w:rsid w:val="00CF6ECE"/>
    <w:rsid w:val="00D02E2D"/>
    <w:rsid w:val="00D0499C"/>
    <w:rsid w:val="00D07C4B"/>
    <w:rsid w:val="00D14BE8"/>
    <w:rsid w:val="00D17E18"/>
    <w:rsid w:val="00D21B15"/>
    <w:rsid w:val="00D21B9B"/>
    <w:rsid w:val="00D22384"/>
    <w:rsid w:val="00D243A7"/>
    <w:rsid w:val="00D24E49"/>
    <w:rsid w:val="00D25717"/>
    <w:rsid w:val="00D25D4E"/>
    <w:rsid w:val="00D26D20"/>
    <w:rsid w:val="00D3030D"/>
    <w:rsid w:val="00D31666"/>
    <w:rsid w:val="00D35B14"/>
    <w:rsid w:val="00D35CA9"/>
    <w:rsid w:val="00D410E5"/>
    <w:rsid w:val="00D43B61"/>
    <w:rsid w:val="00D454DB"/>
    <w:rsid w:val="00D540E9"/>
    <w:rsid w:val="00D60445"/>
    <w:rsid w:val="00D607A0"/>
    <w:rsid w:val="00D63242"/>
    <w:rsid w:val="00D670FC"/>
    <w:rsid w:val="00D76A94"/>
    <w:rsid w:val="00D821B5"/>
    <w:rsid w:val="00D90F9C"/>
    <w:rsid w:val="00DA4663"/>
    <w:rsid w:val="00DA655D"/>
    <w:rsid w:val="00DB17E0"/>
    <w:rsid w:val="00DB234D"/>
    <w:rsid w:val="00DB3C21"/>
    <w:rsid w:val="00DB3E04"/>
    <w:rsid w:val="00DB66F2"/>
    <w:rsid w:val="00DB727E"/>
    <w:rsid w:val="00DC1BB9"/>
    <w:rsid w:val="00DC2266"/>
    <w:rsid w:val="00DC6986"/>
    <w:rsid w:val="00DD047C"/>
    <w:rsid w:val="00DD13A5"/>
    <w:rsid w:val="00DD67AC"/>
    <w:rsid w:val="00DD760D"/>
    <w:rsid w:val="00DE1AEC"/>
    <w:rsid w:val="00DE59B2"/>
    <w:rsid w:val="00DF7F2C"/>
    <w:rsid w:val="00E05517"/>
    <w:rsid w:val="00E13478"/>
    <w:rsid w:val="00E13BE1"/>
    <w:rsid w:val="00E15C5E"/>
    <w:rsid w:val="00E1645F"/>
    <w:rsid w:val="00E205BB"/>
    <w:rsid w:val="00E36B7A"/>
    <w:rsid w:val="00E4079E"/>
    <w:rsid w:val="00E4183D"/>
    <w:rsid w:val="00E41B91"/>
    <w:rsid w:val="00E51E4B"/>
    <w:rsid w:val="00E52AB2"/>
    <w:rsid w:val="00E53B42"/>
    <w:rsid w:val="00E55A9C"/>
    <w:rsid w:val="00E57BC1"/>
    <w:rsid w:val="00E6673F"/>
    <w:rsid w:val="00E7062C"/>
    <w:rsid w:val="00E77929"/>
    <w:rsid w:val="00E84055"/>
    <w:rsid w:val="00E865CD"/>
    <w:rsid w:val="00E945BB"/>
    <w:rsid w:val="00EA2C7F"/>
    <w:rsid w:val="00EA3BE2"/>
    <w:rsid w:val="00EA46B6"/>
    <w:rsid w:val="00EA47BF"/>
    <w:rsid w:val="00EB6866"/>
    <w:rsid w:val="00EC36D1"/>
    <w:rsid w:val="00EC41FD"/>
    <w:rsid w:val="00ED25DC"/>
    <w:rsid w:val="00ED2B93"/>
    <w:rsid w:val="00EE49E6"/>
    <w:rsid w:val="00EE7912"/>
    <w:rsid w:val="00F06606"/>
    <w:rsid w:val="00F06879"/>
    <w:rsid w:val="00F11012"/>
    <w:rsid w:val="00F25E77"/>
    <w:rsid w:val="00F26834"/>
    <w:rsid w:val="00F26836"/>
    <w:rsid w:val="00F33CFA"/>
    <w:rsid w:val="00F3660C"/>
    <w:rsid w:val="00F45DD4"/>
    <w:rsid w:val="00F530B8"/>
    <w:rsid w:val="00F5579A"/>
    <w:rsid w:val="00F6321F"/>
    <w:rsid w:val="00F64483"/>
    <w:rsid w:val="00F6714F"/>
    <w:rsid w:val="00F70511"/>
    <w:rsid w:val="00F70973"/>
    <w:rsid w:val="00F732D1"/>
    <w:rsid w:val="00F80007"/>
    <w:rsid w:val="00F86545"/>
    <w:rsid w:val="00F87DF6"/>
    <w:rsid w:val="00F97F83"/>
    <w:rsid w:val="00FA2B77"/>
    <w:rsid w:val="00FA362B"/>
    <w:rsid w:val="00FA55FF"/>
    <w:rsid w:val="00FA7024"/>
    <w:rsid w:val="00FB06FD"/>
    <w:rsid w:val="00FB4614"/>
    <w:rsid w:val="00FB7D78"/>
    <w:rsid w:val="00FB7E60"/>
    <w:rsid w:val="00FC69FD"/>
    <w:rsid w:val="00FC7274"/>
    <w:rsid w:val="00FC7A8E"/>
    <w:rsid w:val="00FD2735"/>
    <w:rsid w:val="00FD34C5"/>
    <w:rsid w:val="00FD673F"/>
    <w:rsid w:val="00FE1458"/>
    <w:rsid w:val="00FE6274"/>
    <w:rsid w:val="00FE6885"/>
    <w:rsid w:val="00FF1B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1ECA4"/>
  <w15:chartTrackingRefBased/>
  <w15:docId w15:val="{B6F7C82E-376E-4DA0-8E11-8CEEFAE17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DEF"/>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8158D"/>
    <w:rPr>
      <w:sz w:val="16"/>
      <w:szCs w:val="16"/>
    </w:rPr>
  </w:style>
  <w:style w:type="paragraph" w:styleId="CommentText">
    <w:name w:val="annotation text"/>
    <w:basedOn w:val="Normal"/>
    <w:link w:val="CommentTextChar"/>
    <w:uiPriority w:val="99"/>
    <w:unhideWhenUsed/>
    <w:rsid w:val="00C8158D"/>
    <w:pPr>
      <w:spacing w:line="240" w:lineRule="auto"/>
    </w:pPr>
    <w:rPr>
      <w:sz w:val="20"/>
      <w:szCs w:val="20"/>
    </w:rPr>
  </w:style>
  <w:style w:type="character" w:customStyle="1" w:styleId="CommentTextChar">
    <w:name w:val="Comment Text Char"/>
    <w:basedOn w:val="DefaultParagraphFont"/>
    <w:link w:val="CommentText"/>
    <w:uiPriority w:val="99"/>
    <w:rsid w:val="00C8158D"/>
    <w:rPr>
      <w:sz w:val="20"/>
      <w:szCs w:val="20"/>
    </w:rPr>
  </w:style>
  <w:style w:type="paragraph" w:styleId="CommentSubject">
    <w:name w:val="annotation subject"/>
    <w:basedOn w:val="CommentText"/>
    <w:next w:val="CommentText"/>
    <w:link w:val="CommentSubjectChar"/>
    <w:uiPriority w:val="99"/>
    <w:semiHidden/>
    <w:unhideWhenUsed/>
    <w:rsid w:val="00C8158D"/>
    <w:rPr>
      <w:b/>
      <w:bCs/>
    </w:rPr>
  </w:style>
  <w:style w:type="character" w:customStyle="1" w:styleId="CommentSubjectChar">
    <w:name w:val="Comment Subject Char"/>
    <w:basedOn w:val="CommentTextChar"/>
    <w:link w:val="CommentSubject"/>
    <w:uiPriority w:val="99"/>
    <w:semiHidden/>
    <w:rsid w:val="00C8158D"/>
    <w:rPr>
      <w:b/>
      <w:bCs/>
      <w:sz w:val="20"/>
      <w:szCs w:val="20"/>
    </w:rPr>
  </w:style>
  <w:style w:type="paragraph" w:styleId="Header">
    <w:name w:val="header"/>
    <w:basedOn w:val="Normal"/>
    <w:link w:val="HeaderChar"/>
    <w:uiPriority w:val="99"/>
    <w:unhideWhenUsed/>
    <w:rsid w:val="007607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07F6"/>
    <w:rPr>
      <w:sz w:val="24"/>
    </w:rPr>
  </w:style>
  <w:style w:type="paragraph" w:styleId="Footer">
    <w:name w:val="footer"/>
    <w:basedOn w:val="Normal"/>
    <w:link w:val="FooterChar"/>
    <w:uiPriority w:val="99"/>
    <w:unhideWhenUsed/>
    <w:rsid w:val="007607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07F6"/>
    <w:rPr>
      <w:sz w:val="24"/>
    </w:rPr>
  </w:style>
  <w:style w:type="paragraph" w:styleId="Revision">
    <w:name w:val="Revision"/>
    <w:hidden/>
    <w:uiPriority w:val="99"/>
    <w:semiHidden/>
    <w:rsid w:val="0042502D"/>
    <w:pPr>
      <w:spacing w:after="0" w:line="240" w:lineRule="auto"/>
    </w:pPr>
    <w:rPr>
      <w:sz w:val="24"/>
    </w:rPr>
  </w:style>
  <w:style w:type="character" w:styleId="LineNumber">
    <w:name w:val="line number"/>
    <w:basedOn w:val="DefaultParagraphFont"/>
    <w:uiPriority w:val="99"/>
    <w:semiHidden/>
    <w:unhideWhenUsed/>
    <w:rsid w:val="00F26834"/>
  </w:style>
  <w:style w:type="character" w:styleId="Hyperlink">
    <w:name w:val="Hyperlink"/>
    <w:basedOn w:val="DefaultParagraphFont"/>
    <w:uiPriority w:val="99"/>
    <w:unhideWhenUsed/>
    <w:rsid w:val="005D760C"/>
    <w:rPr>
      <w:color w:val="0563C1" w:themeColor="hyperlink"/>
      <w:u w:val="single"/>
    </w:rPr>
  </w:style>
  <w:style w:type="character" w:styleId="UnresolvedMention">
    <w:name w:val="Unresolved Mention"/>
    <w:basedOn w:val="DefaultParagraphFont"/>
    <w:uiPriority w:val="99"/>
    <w:semiHidden/>
    <w:unhideWhenUsed/>
    <w:rsid w:val="005D76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551744">
      <w:bodyDiv w:val="1"/>
      <w:marLeft w:val="0"/>
      <w:marRight w:val="0"/>
      <w:marTop w:val="0"/>
      <w:marBottom w:val="0"/>
      <w:divBdr>
        <w:top w:val="none" w:sz="0" w:space="0" w:color="auto"/>
        <w:left w:val="none" w:sz="0" w:space="0" w:color="auto"/>
        <w:bottom w:val="none" w:sz="0" w:space="0" w:color="auto"/>
        <w:right w:val="none" w:sz="0" w:space="0" w:color="auto"/>
      </w:divBdr>
      <w:divsChild>
        <w:div w:id="1303585554">
          <w:marLeft w:val="480"/>
          <w:marRight w:val="0"/>
          <w:marTop w:val="0"/>
          <w:marBottom w:val="0"/>
          <w:divBdr>
            <w:top w:val="none" w:sz="0" w:space="0" w:color="auto"/>
            <w:left w:val="none" w:sz="0" w:space="0" w:color="auto"/>
            <w:bottom w:val="none" w:sz="0" w:space="0" w:color="auto"/>
            <w:right w:val="none" w:sz="0" w:space="0" w:color="auto"/>
          </w:divBdr>
          <w:divsChild>
            <w:div w:id="1794904040">
              <w:marLeft w:val="0"/>
              <w:marRight w:val="0"/>
              <w:marTop w:val="0"/>
              <w:marBottom w:val="0"/>
              <w:divBdr>
                <w:top w:val="none" w:sz="0" w:space="0" w:color="auto"/>
                <w:left w:val="none" w:sz="0" w:space="0" w:color="auto"/>
                <w:bottom w:val="none" w:sz="0" w:space="0" w:color="auto"/>
                <w:right w:val="none" w:sz="0" w:space="0" w:color="auto"/>
              </w:divBdr>
            </w:div>
            <w:div w:id="1446995956">
              <w:marLeft w:val="0"/>
              <w:marRight w:val="0"/>
              <w:marTop w:val="0"/>
              <w:marBottom w:val="0"/>
              <w:divBdr>
                <w:top w:val="none" w:sz="0" w:space="0" w:color="auto"/>
                <w:left w:val="none" w:sz="0" w:space="0" w:color="auto"/>
                <w:bottom w:val="none" w:sz="0" w:space="0" w:color="auto"/>
                <w:right w:val="none" w:sz="0" w:space="0" w:color="auto"/>
              </w:divBdr>
            </w:div>
            <w:div w:id="261694038">
              <w:marLeft w:val="0"/>
              <w:marRight w:val="0"/>
              <w:marTop w:val="0"/>
              <w:marBottom w:val="0"/>
              <w:divBdr>
                <w:top w:val="none" w:sz="0" w:space="0" w:color="auto"/>
                <w:left w:val="none" w:sz="0" w:space="0" w:color="auto"/>
                <w:bottom w:val="none" w:sz="0" w:space="0" w:color="auto"/>
                <w:right w:val="none" w:sz="0" w:space="0" w:color="auto"/>
              </w:divBdr>
            </w:div>
            <w:div w:id="1499997083">
              <w:marLeft w:val="0"/>
              <w:marRight w:val="0"/>
              <w:marTop w:val="0"/>
              <w:marBottom w:val="0"/>
              <w:divBdr>
                <w:top w:val="none" w:sz="0" w:space="0" w:color="auto"/>
                <w:left w:val="none" w:sz="0" w:space="0" w:color="auto"/>
                <w:bottom w:val="none" w:sz="0" w:space="0" w:color="auto"/>
                <w:right w:val="none" w:sz="0" w:space="0" w:color="auto"/>
              </w:divBdr>
            </w:div>
            <w:div w:id="120268893">
              <w:marLeft w:val="0"/>
              <w:marRight w:val="0"/>
              <w:marTop w:val="0"/>
              <w:marBottom w:val="0"/>
              <w:divBdr>
                <w:top w:val="none" w:sz="0" w:space="0" w:color="auto"/>
                <w:left w:val="none" w:sz="0" w:space="0" w:color="auto"/>
                <w:bottom w:val="none" w:sz="0" w:space="0" w:color="auto"/>
                <w:right w:val="none" w:sz="0" w:space="0" w:color="auto"/>
              </w:divBdr>
            </w:div>
            <w:div w:id="290090365">
              <w:marLeft w:val="0"/>
              <w:marRight w:val="0"/>
              <w:marTop w:val="0"/>
              <w:marBottom w:val="0"/>
              <w:divBdr>
                <w:top w:val="none" w:sz="0" w:space="0" w:color="auto"/>
                <w:left w:val="none" w:sz="0" w:space="0" w:color="auto"/>
                <w:bottom w:val="none" w:sz="0" w:space="0" w:color="auto"/>
                <w:right w:val="none" w:sz="0" w:space="0" w:color="auto"/>
              </w:divBdr>
            </w:div>
            <w:div w:id="13502770">
              <w:marLeft w:val="0"/>
              <w:marRight w:val="0"/>
              <w:marTop w:val="0"/>
              <w:marBottom w:val="0"/>
              <w:divBdr>
                <w:top w:val="none" w:sz="0" w:space="0" w:color="auto"/>
                <w:left w:val="none" w:sz="0" w:space="0" w:color="auto"/>
                <w:bottom w:val="none" w:sz="0" w:space="0" w:color="auto"/>
                <w:right w:val="none" w:sz="0" w:space="0" w:color="auto"/>
              </w:divBdr>
            </w:div>
            <w:div w:id="1101338445">
              <w:marLeft w:val="0"/>
              <w:marRight w:val="0"/>
              <w:marTop w:val="0"/>
              <w:marBottom w:val="0"/>
              <w:divBdr>
                <w:top w:val="none" w:sz="0" w:space="0" w:color="auto"/>
                <w:left w:val="none" w:sz="0" w:space="0" w:color="auto"/>
                <w:bottom w:val="none" w:sz="0" w:space="0" w:color="auto"/>
                <w:right w:val="none" w:sz="0" w:space="0" w:color="auto"/>
              </w:divBdr>
            </w:div>
            <w:div w:id="2008823007">
              <w:marLeft w:val="0"/>
              <w:marRight w:val="0"/>
              <w:marTop w:val="0"/>
              <w:marBottom w:val="0"/>
              <w:divBdr>
                <w:top w:val="none" w:sz="0" w:space="0" w:color="auto"/>
                <w:left w:val="none" w:sz="0" w:space="0" w:color="auto"/>
                <w:bottom w:val="none" w:sz="0" w:space="0" w:color="auto"/>
                <w:right w:val="none" w:sz="0" w:space="0" w:color="auto"/>
              </w:divBdr>
            </w:div>
            <w:div w:id="1796606680">
              <w:marLeft w:val="0"/>
              <w:marRight w:val="0"/>
              <w:marTop w:val="0"/>
              <w:marBottom w:val="0"/>
              <w:divBdr>
                <w:top w:val="none" w:sz="0" w:space="0" w:color="auto"/>
                <w:left w:val="none" w:sz="0" w:space="0" w:color="auto"/>
                <w:bottom w:val="none" w:sz="0" w:space="0" w:color="auto"/>
                <w:right w:val="none" w:sz="0" w:space="0" w:color="auto"/>
              </w:divBdr>
            </w:div>
            <w:div w:id="498159156">
              <w:marLeft w:val="0"/>
              <w:marRight w:val="0"/>
              <w:marTop w:val="0"/>
              <w:marBottom w:val="0"/>
              <w:divBdr>
                <w:top w:val="none" w:sz="0" w:space="0" w:color="auto"/>
                <w:left w:val="none" w:sz="0" w:space="0" w:color="auto"/>
                <w:bottom w:val="none" w:sz="0" w:space="0" w:color="auto"/>
                <w:right w:val="none" w:sz="0" w:space="0" w:color="auto"/>
              </w:divBdr>
            </w:div>
            <w:div w:id="906840869">
              <w:marLeft w:val="0"/>
              <w:marRight w:val="0"/>
              <w:marTop w:val="0"/>
              <w:marBottom w:val="0"/>
              <w:divBdr>
                <w:top w:val="none" w:sz="0" w:space="0" w:color="auto"/>
                <w:left w:val="none" w:sz="0" w:space="0" w:color="auto"/>
                <w:bottom w:val="none" w:sz="0" w:space="0" w:color="auto"/>
                <w:right w:val="none" w:sz="0" w:space="0" w:color="auto"/>
              </w:divBdr>
            </w:div>
            <w:div w:id="1865096304">
              <w:marLeft w:val="0"/>
              <w:marRight w:val="0"/>
              <w:marTop w:val="0"/>
              <w:marBottom w:val="0"/>
              <w:divBdr>
                <w:top w:val="none" w:sz="0" w:space="0" w:color="auto"/>
                <w:left w:val="none" w:sz="0" w:space="0" w:color="auto"/>
                <w:bottom w:val="none" w:sz="0" w:space="0" w:color="auto"/>
                <w:right w:val="none" w:sz="0" w:space="0" w:color="auto"/>
              </w:divBdr>
            </w:div>
            <w:div w:id="2146698002">
              <w:marLeft w:val="0"/>
              <w:marRight w:val="0"/>
              <w:marTop w:val="0"/>
              <w:marBottom w:val="0"/>
              <w:divBdr>
                <w:top w:val="none" w:sz="0" w:space="0" w:color="auto"/>
                <w:left w:val="none" w:sz="0" w:space="0" w:color="auto"/>
                <w:bottom w:val="none" w:sz="0" w:space="0" w:color="auto"/>
                <w:right w:val="none" w:sz="0" w:space="0" w:color="auto"/>
              </w:divBdr>
            </w:div>
            <w:div w:id="1368019448">
              <w:marLeft w:val="0"/>
              <w:marRight w:val="0"/>
              <w:marTop w:val="0"/>
              <w:marBottom w:val="0"/>
              <w:divBdr>
                <w:top w:val="none" w:sz="0" w:space="0" w:color="auto"/>
                <w:left w:val="none" w:sz="0" w:space="0" w:color="auto"/>
                <w:bottom w:val="none" w:sz="0" w:space="0" w:color="auto"/>
                <w:right w:val="none" w:sz="0" w:space="0" w:color="auto"/>
              </w:divBdr>
            </w:div>
            <w:div w:id="868227016">
              <w:marLeft w:val="0"/>
              <w:marRight w:val="0"/>
              <w:marTop w:val="0"/>
              <w:marBottom w:val="0"/>
              <w:divBdr>
                <w:top w:val="none" w:sz="0" w:space="0" w:color="auto"/>
                <w:left w:val="none" w:sz="0" w:space="0" w:color="auto"/>
                <w:bottom w:val="none" w:sz="0" w:space="0" w:color="auto"/>
                <w:right w:val="none" w:sz="0" w:space="0" w:color="auto"/>
              </w:divBdr>
            </w:div>
            <w:div w:id="1500199165">
              <w:marLeft w:val="0"/>
              <w:marRight w:val="0"/>
              <w:marTop w:val="0"/>
              <w:marBottom w:val="0"/>
              <w:divBdr>
                <w:top w:val="none" w:sz="0" w:space="0" w:color="auto"/>
                <w:left w:val="none" w:sz="0" w:space="0" w:color="auto"/>
                <w:bottom w:val="none" w:sz="0" w:space="0" w:color="auto"/>
                <w:right w:val="none" w:sz="0" w:space="0" w:color="auto"/>
              </w:divBdr>
            </w:div>
            <w:div w:id="1257127804">
              <w:marLeft w:val="0"/>
              <w:marRight w:val="0"/>
              <w:marTop w:val="0"/>
              <w:marBottom w:val="0"/>
              <w:divBdr>
                <w:top w:val="none" w:sz="0" w:space="0" w:color="auto"/>
                <w:left w:val="none" w:sz="0" w:space="0" w:color="auto"/>
                <w:bottom w:val="none" w:sz="0" w:space="0" w:color="auto"/>
                <w:right w:val="none" w:sz="0" w:space="0" w:color="auto"/>
              </w:divBdr>
            </w:div>
            <w:div w:id="65348703">
              <w:marLeft w:val="0"/>
              <w:marRight w:val="0"/>
              <w:marTop w:val="0"/>
              <w:marBottom w:val="0"/>
              <w:divBdr>
                <w:top w:val="none" w:sz="0" w:space="0" w:color="auto"/>
                <w:left w:val="none" w:sz="0" w:space="0" w:color="auto"/>
                <w:bottom w:val="none" w:sz="0" w:space="0" w:color="auto"/>
                <w:right w:val="none" w:sz="0" w:space="0" w:color="auto"/>
              </w:divBdr>
            </w:div>
            <w:div w:id="1367681754">
              <w:marLeft w:val="0"/>
              <w:marRight w:val="0"/>
              <w:marTop w:val="0"/>
              <w:marBottom w:val="0"/>
              <w:divBdr>
                <w:top w:val="none" w:sz="0" w:space="0" w:color="auto"/>
                <w:left w:val="none" w:sz="0" w:space="0" w:color="auto"/>
                <w:bottom w:val="none" w:sz="0" w:space="0" w:color="auto"/>
                <w:right w:val="none" w:sz="0" w:space="0" w:color="auto"/>
              </w:divBdr>
            </w:div>
            <w:div w:id="33627835">
              <w:marLeft w:val="0"/>
              <w:marRight w:val="0"/>
              <w:marTop w:val="0"/>
              <w:marBottom w:val="0"/>
              <w:divBdr>
                <w:top w:val="none" w:sz="0" w:space="0" w:color="auto"/>
                <w:left w:val="none" w:sz="0" w:space="0" w:color="auto"/>
                <w:bottom w:val="none" w:sz="0" w:space="0" w:color="auto"/>
                <w:right w:val="none" w:sz="0" w:space="0" w:color="auto"/>
              </w:divBdr>
            </w:div>
            <w:div w:id="1807355393">
              <w:marLeft w:val="0"/>
              <w:marRight w:val="0"/>
              <w:marTop w:val="0"/>
              <w:marBottom w:val="0"/>
              <w:divBdr>
                <w:top w:val="none" w:sz="0" w:space="0" w:color="auto"/>
                <w:left w:val="none" w:sz="0" w:space="0" w:color="auto"/>
                <w:bottom w:val="none" w:sz="0" w:space="0" w:color="auto"/>
                <w:right w:val="none" w:sz="0" w:space="0" w:color="auto"/>
              </w:divBdr>
            </w:div>
            <w:div w:id="962228957">
              <w:marLeft w:val="0"/>
              <w:marRight w:val="0"/>
              <w:marTop w:val="0"/>
              <w:marBottom w:val="0"/>
              <w:divBdr>
                <w:top w:val="none" w:sz="0" w:space="0" w:color="auto"/>
                <w:left w:val="none" w:sz="0" w:space="0" w:color="auto"/>
                <w:bottom w:val="none" w:sz="0" w:space="0" w:color="auto"/>
                <w:right w:val="none" w:sz="0" w:space="0" w:color="auto"/>
              </w:divBdr>
            </w:div>
            <w:div w:id="1016157476">
              <w:marLeft w:val="0"/>
              <w:marRight w:val="0"/>
              <w:marTop w:val="0"/>
              <w:marBottom w:val="0"/>
              <w:divBdr>
                <w:top w:val="none" w:sz="0" w:space="0" w:color="auto"/>
                <w:left w:val="none" w:sz="0" w:space="0" w:color="auto"/>
                <w:bottom w:val="none" w:sz="0" w:space="0" w:color="auto"/>
                <w:right w:val="none" w:sz="0" w:space="0" w:color="auto"/>
              </w:divBdr>
            </w:div>
            <w:div w:id="1852331377">
              <w:marLeft w:val="0"/>
              <w:marRight w:val="0"/>
              <w:marTop w:val="0"/>
              <w:marBottom w:val="0"/>
              <w:divBdr>
                <w:top w:val="none" w:sz="0" w:space="0" w:color="auto"/>
                <w:left w:val="none" w:sz="0" w:space="0" w:color="auto"/>
                <w:bottom w:val="none" w:sz="0" w:space="0" w:color="auto"/>
                <w:right w:val="none" w:sz="0" w:space="0" w:color="auto"/>
              </w:divBdr>
            </w:div>
            <w:div w:id="1946646309">
              <w:marLeft w:val="0"/>
              <w:marRight w:val="0"/>
              <w:marTop w:val="0"/>
              <w:marBottom w:val="0"/>
              <w:divBdr>
                <w:top w:val="none" w:sz="0" w:space="0" w:color="auto"/>
                <w:left w:val="none" w:sz="0" w:space="0" w:color="auto"/>
                <w:bottom w:val="none" w:sz="0" w:space="0" w:color="auto"/>
                <w:right w:val="none" w:sz="0" w:space="0" w:color="auto"/>
              </w:divBdr>
            </w:div>
            <w:div w:id="2120878386">
              <w:marLeft w:val="0"/>
              <w:marRight w:val="0"/>
              <w:marTop w:val="0"/>
              <w:marBottom w:val="0"/>
              <w:divBdr>
                <w:top w:val="none" w:sz="0" w:space="0" w:color="auto"/>
                <w:left w:val="none" w:sz="0" w:space="0" w:color="auto"/>
                <w:bottom w:val="none" w:sz="0" w:space="0" w:color="auto"/>
                <w:right w:val="none" w:sz="0" w:space="0" w:color="auto"/>
              </w:divBdr>
            </w:div>
            <w:div w:id="1394542019">
              <w:marLeft w:val="0"/>
              <w:marRight w:val="0"/>
              <w:marTop w:val="0"/>
              <w:marBottom w:val="0"/>
              <w:divBdr>
                <w:top w:val="none" w:sz="0" w:space="0" w:color="auto"/>
                <w:left w:val="none" w:sz="0" w:space="0" w:color="auto"/>
                <w:bottom w:val="none" w:sz="0" w:space="0" w:color="auto"/>
                <w:right w:val="none" w:sz="0" w:space="0" w:color="auto"/>
              </w:divBdr>
            </w:div>
            <w:div w:id="341974008">
              <w:marLeft w:val="0"/>
              <w:marRight w:val="0"/>
              <w:marTop w:val="0"/>
              <w:marBottom w:val="0"/>
              <w:divBdr>
                <w:top w:val="none" w:sz="0" w:space="0" w:color="auto"/>
                <w:left w:val="none" w:sz="0" w:space="0" w:color="auto"/>
                <w:bottom w:val="none" w:sz="0" w:space="0" w:color="auto"/>
                <w:right w:val="none" w:sz="0" w:space="0" w:color="auto"/>
              </w:divBdr>
            </w:div>
            <w:div w:id="204775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D425553-3B73-44D5-95F8-128F3351F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17620</Words>
  <Characters>100434</Characters>
  <Application>Microsoft Office Word</Application>
  <DocSecurity>0</DocSecurity>
  <Lines>836</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Caralee</dc:creator>
  <cp:keywords/>
  <dc:description/>
  <cp:lastModifiedBy>Shepard, Caralee A.</cp:lastModifiedBy>
  <cp:revision>5</cp:revision>
  <dcterms:created xsi:type="dcterms:W3CDTF">2022-09-29T21:18:00Z</dcterms:created>
  <dcterms:modified xsi:type="dcterms:W3CDTF">2022-09-30T15:41:00Z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85672b96-97f2-3cb2-b98f-991da29f0cf3</vt:lpwstr>
  </property>
  <property fmtid="{D5CDD505-2E9C-101B-9397-08002B2CF9AE}" pid="4" name="ZOTERO_PREF_1">
    <vt:lpwstr>&lt;data data-version="3" zotero-version="6.0.13"&gt;&lt;session id="ceaAgxhK"/&gt;&lt;style id="http://www.zotero.org/styles/annals-of-the-entomological-society-of-america" hasBibliography="1" bibliographyStyleHasBeenSet="0"/&gt;&lt;prefs&gt;&lt;pref name="fieldType" value="Field"</vt:lpwstr>
  </property>
  <property fmtid="{D5CDD505-2E9C-101B-9397-08002B2CF9AE}" pid="5" name="ZOTERO_PREF_2">
    <vt:lpwstr>/&gt;&lt;pref name="automaticJournalAbbreviations" value="true"/&gt;&lt;/prefs&gt;&lt;/data&gt;</vt:lpwstr>
  </property>
</Properties>
</file>